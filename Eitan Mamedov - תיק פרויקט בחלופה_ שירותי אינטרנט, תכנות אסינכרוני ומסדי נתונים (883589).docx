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bidi w:val="1"/>
        <w:spacing w:after="120" w:before="120" w:line="275.9999942779541" w:lineRule="auto"/>
        <w:ind w:right="465"/>
        <w:jc w:val="center"/>
        <w:rPr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</w:rPr>
        <w:drawing>
          <wp:inline distB="114300" distT="114300" distL="114300" distR="114300">
            <wp:extent cx="3278053" cy="1890713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8053" cy="1890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[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שם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הפרויקט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שלך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כאן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+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לוגו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(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לא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חובה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)]</w:t>
      </w:r>
      <w:ins w:author="gadih Herman" w:id="0" w:date="2026-03-16T09:42:24Z">
        <w:r w:rsidDel="00000000" w:rsidR="00000000" w:rsidRPr="00000000">
          <w:rPr>
            <w:rtl w:val="0"/>
          </w:rPr>
        </w:r>
        <w:r w:rsidDel="00000000" w:rsidR="00000000" w:rsidRPr="00000000">
          <w:rPr>
            <w:b w:val="1"/>
            <w:bCs w:val="1"/>
            <w:sz w:val="38"/>
            <w:szCs w:val="38"/>
            <w:rtl w:val="1"/>
          </w:rPr>
          <w:t xml:space="preserve"> </w:t>
        </w:r>
        <w:r w:rsidDel="00000000" w:rsidR="00000000" w:rsidRPr="00000000">
          <w:rPr>
            <w:b w:val="1"/>
            <w:bCs w:val="1"/>
            <w:sz w:val="38"/>
            <w:szCs w:val="38"/>
            <w:rtl w:val="1"/>
          </w:rPr>
          <w:t xml:space="preserve">חסר</w:t>
        </w:r>
        <w:r w:rsidDel="00000000" w:rsidR="00000000" w:rsidRPr="00000000">
          <w:rPr>
            <w:b w:val="1"/>
            <w:bCs w:val="1"/>
            <w:sz w:val="38"/>
            <w:szCs w:val="38"/>
            <w:rtl w:val="1"/>
          </w:rPr>
          <w:t xml:space="preserve"> </w:t>
        </w:r>
        <w:r w:rsidDel="00000000" w:rsidR="00000000" w:rsidRPr="00000000">
          <w:rPr>
            <w:b w:val="1"/>
            <w:bCs w:val="1"/>
            <w:sz w:val="38"/>
            <w:szCs w:val="38"/>
            <w:rtl w:val="1"/>
          </w:rPr>
          <w:t xml:space="preserve">שם</w:t>
        </w:r>
        <w:r w:rsidDel="00000000" w:rsidR="00000000" w:rsidRPr="00000000">
          <w:rPr>
            <w:b w:val="1"/>
            <w:bCs w:val="1"/>
            <w:sz w:val="38"/>
            <w:szCs w:val="38"/>
            <w:rtl w:val="1"/>
          </w:rPr>
          <w:t xml:space="preserve">!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תיק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פרויקט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בחלופה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: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שירותי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אינטרנט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,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תכנות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אסינכרוני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ומסדי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נתונים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(883589)</w:t>
      </w:r>
    </w:p>
    <w:p w:rsidR="00000000" w:rsidDel="00000000" w:rsidP="00000000" w:rsidRDefault="00000000" w:rsidRPr="00000000" w14:paraId="0000000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מוגש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ידי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איתן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ממדוב</w:t>
      </w:r>
    </w:p>
    <w:p w:rsidR="00000000" w:rsidDel="00000000" w:rsidP="00000000" w:rsidRDefault="00000000" w:rsidRPr="00000000" w14:paraId="0000000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תעודת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זהות</w:t>
      </w:r>
      <w:r w:rsidDel="00000000" w:rsidR="00000000" w:rsidRPr="00000000">
        <w:rPr>
          <w:sz w:val="24"/>
          <w:szCs w:val="24"/>
          <w:rtl w:val="1"/>
        </w:rPr>
        <w:t xml:space="preserve">: 216043687</w:t>
      </w:r>
    </w:p>
    <w:p w:rsidR="00000000" w:rsidDel="00000000" w:rsidP="00000000" w:rsidRDefault="00000000" w:rsidRPr="00000000" w14:paraId="0000000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המנחה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גדי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וזאב</w:t>
      </w:r>
    </w:p>
    <w:p w:rsidR="00000000" w:rsidDel="00000000" w:rsidP="00000000" w:rsidRDefault="00000000" w:rsidRPr="00000000" w14:paraId="0000000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אורט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רוגוזין</w:t>
      </w:r>
    </w:p>
    <w:p w:rsidR="00000000" w:rsidDel="00000000" w:rsidP="00000000" w:rsidRDefault="00000000" w:rsidRPr="00000000" w14:paraId="0000000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תאריך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הגשה</w:t>
      </w:r>
      <w:r w:rsidDel="00000000" w:rsidR="00000000" w:rsidRPr="00000000">
        <w:rPr>
          <w:sz w:val="24"/>
          <w:szCs w:val="24"/>
          <w:rtl w:val="1"/>
        </w:rPr>
        <w:t xml:space="preserve">: 12.03.2026</w:t>
      </w:r>
    </w:p>
    <w:p w:rsidR="00000000" w:rsidDel="00000000" w:rsidP="00000000" w:rsidRDefault="00000000" w:rsidRPr="00000000" w14:paraId="0000000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תוכן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עניינים</w:t>
      </w:r>
    </w:p>
    <w:sdt>
      <w:sdtPr>
        <w:id w:val="-5833363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lgn4f4ccomj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</w:hyperlink>
          <w:hyperlink w:anchor="_lgn4f4ccomj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1: </w:t>
            </w:r>
          </w:hyperlink>
          <w:hyperlink w:anchor="_lgn4f4ccomj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מבוא</w:t>
            </w:r>
          </w:hyperlink>
          <w:hyperlink w:anchor="_lgn4f4ccomj9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wt2lnah7w3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</w:hyperlink>
          <w:hyperlink w:anchor="_7wt2lnah7w3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2: </w:t>
            </w:r>
          </w:hyperlink>
          <w:hyperlink w:anchor="_7wt2lnah7w3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ניתוח</w:t>
            </w:r>
          </w:hyperlink>
          <w:hyperlink w:anchor="_7wt2lnah7w3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7wt2lnah7w3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המערכת</w:t>
            </w:r>
          </w:hyperlink>
          <w:hyperlink w:anchor="_7wt2lnah7w3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s4wvuqu86k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פרק</w:t>
            </w:r>
          </w:hyperlink>
          <w:hyperlink w:anchor="_ls4wvuqu86k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3: </w:t>
            </w:r>
          </w:hyperlink>
          <w:hyperlink w:anchor="_ls4wvuqu86k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בסיס</w:t>
            </w:r>
          </w:hyperlink>
          <w:hyperlink w:anchor="_ls4wvuqu86k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ls4wvuqu86k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הנתונים</w:t>
            </w:r>
          </w:hyperlink>
          <w:hyperlink w:anchor="_ls4wvuqu86k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(</w:t>
            </w:r>
          </w:hyperlink>
          <w:hyperlink w:anchor="_ls4wvuqu86k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</w:hyperlink>
          <w:hyperlink w:anchor="_ls4wvuqu86k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txng2iu1b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פרק</w:t>
            </w:r>
          </w:hyperlink>
          <w:hyperlink w:anchor="_ztxng2iu1b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4: </w:t>
            </w:r>
          </w:hyperlink>
          <w:hyperlink w:anchor="_ztxng2iu1b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מימוש</w:t>
            </w:r>
          </w:hyperlink>
          <w:hyperlink w:anchor="_ztxng2iu1b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</w:t>
            </w:r>
          </w:hyperlink>
          <w:hyperlink w:anchor="_ztxng2iu1b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הפרויקט</w:t>
            </w:r>
          </w:hyperlink>
          <w:hyperlink w:anchor="_ztxng2iu1b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- </w:t>
            </w:r>
          </w:hyperlink>
          <w:hyperlink w:anchor="_ztxng2iu1b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צד</w:t>
            </w:r>
          </w:hyperlink>
          <w:hyperlink w:anchor="_ztxng2iu1b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</w:t>
            </w:r>
          </w:hyperlink>
          <w:hyperlink w:anchor="_ztxng2iu1b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שרת</w:t>
            </w:r>
          </w:hyperlink>
          <w:hyperlink w:anchor="_ztxng2iu1b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33ph3x0cug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פרק</w:t>
            </w:r>
          </w:hyperlink>
          <w:hyperlink w:anchor="_e33ph3x0cug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5: </w:t>
            </w:r>
          </w:hyperlink>
          <w:hyperlink w:anchor="_e33ph3x0cug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שכבת</w:t>
            </w:r>
          </w:hyperlink>
          <w:hyperlink w:anchor="_e33ph3x0cug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</w:t>
            </w:r>
          </w:hyperlink>
          <w:hyperlink w:anchor="_e33ph3x0cug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שירותי</w:t>
            </w:r>
          </w:hyperlink>
          <w:hyperlink w:anchor="_e33ph3x0cug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</w:t>
            </w:r>
          </w:hyperlink>
          <w:hyperlink w:anchor="_e33ph3x0cug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רשת</w:t>
            </w:r>
          </w:hyperlink>
          <w:hyperlink w:anchor="_e33ph3x0cug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(</w:t>
            </w:r>
          </w:hyperlink>
          <w:hyperlink w:anchor="_e33ph3x0cug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Web</w:t>
            </w:r>
          </w:hyperlink>
          <w:hyperlink w:anchor="_e33ph3x0cug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 </w:t>
            </w:r>
          </w:hyperlink>
          <w:hyperlink w:anchor="_e33ph3x0cug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Services</w:t>
            </w:r>
          </w:hyperlink>
          <w:hyperlink w:anchor="_e33ph3x0cug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p2gtffs33b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פרק</w:t>
            </w:r>
          </w:hyperlink>
          <w:hyperlink w:anchor="_8p2gtffs33b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6: </w:t>
            </w:r>
          </w:hyperlink>
          <w:hyperlink w:anchor="_8p2gtffs33b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צד</w:t>
            </w:r>
          </w:hyperlink>
          <w:hyperlink w:anchor="_8p2gtffs33b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</w:t>
            </w:r>
          </w:hyperlink>
          <w:hyperlink w:anchor="_8p2gtffs33b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לקוח</w:t>
            </w:r>
          </w:hyperlink>
          <w:hyperlink w:anchor="_8p2gtffs33b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(</w:t>
            </w:r>
          </w:hyperlink>
          <w:hyperlink w:anchor="_8p2gtffs33b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Client</w:t>
            </w:r>
          </w:hyperlink>
          <w:hyperlink w:anchor="_8p2gtffs33b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 </w:t>
            </w:r>
          </w:hyperlink>
          <w:hyperlink w:anchor="_8p2gtffs33b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Side</w:t>
            </w:r>
          </w:hyperlink>
          <w:hyperlink w:anchor="_8p2gtffs33b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hma563r8cz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פרק</w:t>
            </w:r>
          </w:hyperlink>
          <w:hyperlink w:anchor="_khma563r8cz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7: </w:t>
            </w:r>
          </w:hyperlink>
          <w:hyperlink w:anchor="_khma563r8cz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מדריך</w:t>
            </w:r>
          </w:hyperlink>
          <w:hyperlink w:anchor="_khma563r8cz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</w:t>
            </w:r>
          </w:hyperlink>
          <w:hyperlink w:anchor="_khma563r8cz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למשתמש</w:t>
            </w:r>
          </w:hyperlink>
          <w:hyperlink w:anchor="_khma563r8cz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f98gbqzg7e5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פרק</w:t>
            </w:r>
          </w:hyperlink>
          <w:hyperlink w:anchor="_f98gbqzg7e5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8: </w:t>
            </w:r>
          </w:hyperlink>
          <w:hyperlink w:anchor="_f98gbqzg7e5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סיכום</w:t>
            </w:r>
          </w:hyperlink>
          <w:hyperlink w:anchor="_f98gbqzg7e5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</w:t>
            </w:r>
          </w:hyperlink>
          <w:hyperlink w:anchor="_f98gbqzg7e5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אישי</w:t>
            </w:r>
          </w:hyperlink>
          <w:hyperlink w:anchor="_f98gbqzg7e5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 </w:t>
            </w:r>
          </w:hyperlink>
          <w:hyperlink w:anchor="_f98gbqzg7e5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ורפלקציה</w:t>
            </w:r>
          </w:hyperlink>
          <w:hyperlink w:anchor="_f98gbqzg7e5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wn4dy2ezny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ביבליוגרפיה</w:t>
            </w:r>
          </w:hyperlink>
          <w:hyperlink w:anchor="_iwn4dy2eznyb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bidi w:val="1"/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ud4qikp70d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 xml:space="preserve">נספחים</w:t>
            </w:r>
          </w:hyperlink>
          <w:hyperlink w:anchor="_iud4qikp70d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1"/>
              </w:rPr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bidi w:val="1"/>
        <w:rPr>
          <w:b w:val="1"/>
          <w:bCs w:val="1"/>
          <w:sz w:val="34"/>
          <w:szCs w:val="34"/>
        </w:rPr>
      </w:pPr>
      <w:bookmarkStart w:colFirst="0" w:colLast="0" w:name="_lgn4f4ccomj9" w:id="0"/>
      <w:bookmarkEnd w:id="0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ysyu6gwem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הרקע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לפרויקט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LookLux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המותאמת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הפריטים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מטרת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לאפשר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ללקוחות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המלצות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ורלוונטיות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בגדים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ידנית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ולבזבז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חיפושים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והתלבטויות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הרעיון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יומיומי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אמיתי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שימושי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ומעשי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שיכול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חוויית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ההתארגנות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ולהפוך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לפשוטה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מהירה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ומדויקת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0ou7ybcox4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מטרות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המערכת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2crbf9bts84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מטרת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על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להמליץ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הבקשה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התאמה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נוספים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לפריטים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שכבר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האישי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שלו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>
          <w:sz w:val="24"/>
          <w:szCs w:val="24"/>
        </w:rPr>
      </w:pPr>
      <w:ins w:author="gadih Herman" w:id="1" w:date="2026-03-16T09:43:20Z">
        <w:r w:rsidDel="00000000" w:rsidR="00000000" w:rsidRPr="00000000">
          <w:rPr>
            <w:rtl w:val="0"/>
          </w:rPr>
        </w:r>
        <w:r w:rsidDel="00000000" w:rsidR="00000000" w:rsidRPr="00000000">
          <w:rPr>
            <w:sz w:val="24"/>
            <w:szCs w:val="24"/>
            <w:rtl w:val="1"/>
          </w:rPr>
          <w:t xml:space="preserve">??? </w:t>
        </w:r>
        <w:r w:rsidDel="00000000" w:rsidR="00000000" w:rsidRPr="00000000">
          <w:rPr>
            <w:sz w:val="24"/>
            <w:szCs w:val="24"/>
            <w:rtl w:val="1"/>
          </w:rPr>
          <w:t xml:space="preserve">התחלה</w:t>
        </w:r>
        <w:r w:rsidDel="00000000" w:rsidR="00000000" w:rsidRPr="00000000">
          <w:rPr>
            <w:sz w:val="24"/>
            <w:szCs w:val="24"/>
            <w:rtl w:val="1"/>
          </w:rPr>
          <w:t xml:space="preserve"> </w:t>
        </w:r>
        <w:r w:rsidDel="00000000" w:rsidR="00000000" w:rsidRPr="00000000">
          <w:rPr>
            <w:sz w:val="24"/>
            <w:szCs w:val="24"/>
            <w:rtl w:val="1"/>
          </w:rPr>
          <w:t xml:space="preserve">טובה</w:t>
        </w:r>
        <w:r w:rsidDel="00000000" w:rsidR="00000000" w:rsidRPr="00000000">
          <w:rPr>
            <w:sz w:val="24"/>
            <w:szCs w:val="24"/>
            <w:rtl w:val="1"/>
          </w:rPr>
          <w:t xml:space="preserve"> … </w:t>
        </w:r>
        <w:r w:rsidDel="00000000" w:rsidR="00000000" w:rsidRPr="00000000">
          <w:rPr>
            <w:sz w:val="24"/>
            <w:szCs w:val="24"/>
            <w:rtl w:val="1"/>
          </w:rPr>
          <w:t xml:space="preserve">איפה</w:t>
        </w:r>
        <w:r w:rsidDel="00000000" w:rsidR="00000000" w:rsidRPr="00000000">
          <w:rPr>
            <w:sz w:val="24"/>
            <w:szCs w:val="24"/>
            <w:rtl w:val="1"/>
          </w:rPr>
          <w:t xml:space="preserve"> </w:t>
        </w:r>
        <w:r w:rsidDel="00000000" w:rsidR="00000000" w:rsidRPr="00000000">
          <w:rPr>
            <w:sz w:val="24"/>
            <w:szCs w:val="24"/>
            <w:rtl w:val="1"/>
          </w:rPr>
          <w:t xml:space="preserve">ההמשך</w:t>
        </w:r>
        <w:r w:rsidDel="00000000" w:rsidR="00000000" w:rsidRPr="00000000">
          <w:rPr>
            <w:sz w:val="24"/>
            <w:szCs w:val="24"/>
            <w:rtl w:val="1"/>
          </w:rPr>
          <w:t xml:space="preserve">……….?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מטרות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נלוות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שיפור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השירות</w:t>
      </w:r>
      <w:r w:rsidDel="00000000" w:rsidR="00000000" w:rsidRPr="00000000">
        <w:rPr>
          <w:sz w:val="24"/>
          <w:szCs w:val="24"/>
          <w:rtl w:val="1"/>
        </w:rPr>
        <w:t xml:space="preserve">", "</w:t>
      </w:r>
      <w:r w:rsidDel="00000000" w:rsidR="00000000" w:rsidRPr="00000000">
        <w:rPr>
          <w:sz w:val="24"/>
          <w:szCs w:val="24"/>
          <w:rtl w:val="1"/>
        </w:rPr>
        <w:t xml:space="preserve">מעקב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מלאי</w:t>
      </w:r>
      <w:r w:rsidDel="00000000" w:rsidR="00000000" w:rsidRPr="00000000">
        <w:rPr>
          <w:sz w:val="24"/>
          <w:szCs w:val="24"/>
          <w:rtl w:val="1"/>
        </w:rPr>
        <w:t xml:space="preserve">"].</w:t>
      </w:r>
    </w:p>
    <w:p w:rsidR="00000000" w:rsidDel="00000000" w:rsidP="00000000" w:rsidRDefault="00000000" w:rsidRPr="00000000" w14:paraId="0000002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הכללית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2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גבולות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עושה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סליקת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בפועל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אישור</w:t>
      </w:r>
      <w:r w:rsidDel="00000000" w:rsidR="00000000" w:rsidRPr="00000000">
        <w:rPr>
          <w:sz w:val="24"/>
          <w:szCs w:val="24"/>
          <w:rtl w:val="1"/>
        </w:rPr>
        <w:t xml:space="preserve">"].</w:t>
      </w:r>
    </w:p>
    <w:p w:rsidR="00000000" w:rsidDel="00000000" w:rsidP="00000000" w:rsidRDefault="00000000" w:rsidRPr="00000000" w14:paraId="0000002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סביבת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פיתוח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ושפות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תכנות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Visual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Studio</w:t>
      </w:r>
      <w:r w:rsidDel="00000000" w:rsidR="00000000" w:rsidRPr="00000000">
        <w:rPr>
          <w:sz w:val="24"/>
          <w:szCs w:val="24"/>
          <w:rtl w:val="1"/>
        </w:rPr>
        <w:t xml:space="preserve"> 2022, </w:t>
      </w:r>
      <w:r w:rsidDel="00000000" w:rsidR="00000000" w:rsidRPr="00000000">
        <w:rPr>
          <w:sz w:val="24"/>
          <w:szCs w:val="24"/>
          <w:rtl w:val="1"/>
        </w:rPr>
        <w:t xml:space="preserve">שפת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1"/>
        </w:rPr>
        <w:t xml:space="preserve">#, </w:t>
      </w:r>
      <w:r w:rsidDel="00000000" w:rsidR="00000000" w:rsidRPr="00000000">
        <w:rPr>
          <w:sz w:val="24"/>
          <w:szCs w:val="24"/>
          <w:rtl w:val="1"/>
        </w:rPr>
        <w:t xml:space="preserve">שימוש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SQL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וכו</w:t>
      </w:r>
      <w:r w:rsidDel="00000000" w:rsidR="00000000" w:rsidRPr="00000000">
        <w:rPr>
          <w:sz w:val="24"/>
          <w:szCs w:val="24"/>
          <w:rtl w:val="1"/>
        </w:rPr>
        <w:t xml:space="preserve">'].</w:t>
      </w:r>
    </w:p>
    <w:p w:rsidR="00000000" w:rsidDel="00000000" w:rsidP="00000000" w:rsidRDefault="00000000" w:rsidRPr="00000000" w14:paraId="0000002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פלטפורמות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הלקוח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Web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אפליקציית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Desktop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Mobile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נבחרה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הפלטפורמה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2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אתגרים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מרכזיים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עלו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איזה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פותר</w:t>
      </w:r>
      <w:r w:rsidDel="00000000" w:rsidR="00000000" w:rsidRPr="00000000">
        <w:rPr>
          <w:sz w:val="24"/>
          <w:szCs w:val="24"/>
          <w:rtl w:val="1"/>
        </w:rPr>
        <w:t xml:space="preserve">?].</w:t>
      </w:r>
    </w:p>
    <w:p w:rsidR="00000000" w:rsidDel="00000000" w:rsidP="00000000" w:rsidRDefault="00000000" w:rsidRPr="00000000" w14:paraId="0000002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חידושים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ועדכונים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בטכנולוגיה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שלכם</w:t>
      </w:r>
      <w:r w:rsidDel="00000000" w:rsidR="00000000" w:rsidRPr="00000000">
        <w:rPr>
          <w:sz w:val="24"/>
          <w:szCs w:val="24"/>
          <w:rtl w:val="1"/>
        </w:rPr>
        <w:t xml:space="preserve">?].</w:t>
      </w:r>
    </w:p>
    <w:p w:rsidR="00000000" w:rsidDel="00000000" w:rsidP="00000000" w:rsidRDefault="00000000" w:rsidRPr="00000000" w14:paraId="0000002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bidi w:val="1"/>
        <w:rPr/>
      </w:pPr>
      <w:bookmarkStart w:colFirst="0" w:colLast="0" w:name="_7wt2lnah7w3s" w:id="4"/>
      <w:bookmarkEnd w:id="4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03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התכנוני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3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מסמך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ייזום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קצר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הצורך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העסקי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חברתי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3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עתידי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הסתדרו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תשפר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המצב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3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ERD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הנחיה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צרף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תמונה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והקשרים</w:t>
      </w:r>
      <w:r w:rsidDel="00000000" w:rsidR="00000000" w:rsidRPr="00000000">
        <w:rPr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3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תהליכים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היררכי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במערכת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3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UseCase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האינטראקציה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3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DFD</w:t>
      </w:r>
      <w:r w:rsidDel="00000000" w:rsidR="00000000" w:rsidRPr="00000000">
        <w:rPr>
          <w:sz w:val="24"/>
          <w:szCs w:val="24"/>
          <w:rtl w:val="1"/>
        </w:rPr>
        <w:t xml:space="preserve">-0: [</w:t>
      </w:r>
      <w:r w:rsidDel="00000000" w:rsidR="00000000" w:rsidRPr="00000000">
        <w:rPr>
          <w:sz w:val="24"/>
          <w:szCs w:val="24"/>
          <w:rtl w:val="1"/>
        </w:rPr>
        <w:t xml:space="preserve">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גבוהה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38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דוגמה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DFD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רמה</w:t>
      </w:r>
      <w:r w:rsidDel="00000000" w:rsidR="00000000" w:rsidRPr="00000000">
        <w:rPr>
          <w:sz w:val="24"/>
          <w:szCs w:val="24"/>
          <w:rtl w:val="1"/>
        </w:rPr>
        <w:t xml:space="preserve"> 0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commerce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בועה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והדגש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חילופי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הגורמים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החיצוניים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להלן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1. </w:t>
      </w: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המרכזי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המרכז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C">
      <w:pPr>
        <w:bidi w:val="1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התהליך</w:t>
      </w:r>
      <w:r w:rsidDel="00000000" w:rsidR="00000000" w:rsidRPr="00000000">
        <w:rPr>
          <w:sz w:val="24"/>
          <w:szCs w:val="24"/>
          <w:rtl w:val="1"/>
        </w:rPr>
        <w:t xml:space="preserve">: "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אונליין</w:t>
      </w:r>
      <w:r w:rsidDel="00000000" w:rsidR="00000000" w:rsidRPr="00000000">
        <w:rPr>
          <w:sz w:val="24"/>
          <w:szCs w:val="24"/>
          <w:rtl w:val="1"/>
        </w:rPr>
        <w:t xml:space="preserve">" (</w:t>
      </w:r>
      <w:r w:rsidDel="00000000" w:rsidR="00000000" w:rsidRPr="00000000">
        <w:rPr>
          <w:sz w:val="24"/>
          <w:szCs w:val="24"/>
          <w:rtl w:val="1"/>
        </w:rPr>
        <w:t xml:space="preserve">מסומן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כעיגול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מלבן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מעוגל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המספר</w:t>
      </w:r>
      <w:r w:rsidDel="00000000" w:rsidR="00000000" w:rsidRPr="00000000">
        <w:rPr>
          <w:sz w:val="24"/>
          <w:szCs w:val="24"/>
          <w:rtl w:val="1"/>
        </w:rPr>
        <w:t xml:space="preserve"> 0).</w:t>
      </w:r>
    </w:p>
    <w:p w:rsidR="00000000" w:rsidDel="00000000" w:rsidP="00000000" w:rsidRDefault="00000000" w:rsidRPr="00000000" w14:paraId="0000003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2. </w:t>
      </w:r>
      <w:r w:rsidDel="00000000" w:rsidR="00000000" w:rsidRPr="00000000">
        <w:rPr>
          <w:sz w:val="24"/>
          <w:szCs w:val="24"/>
          <w:rtl w:val="1"/>
        </w:rPr>
        <w:t xml:space="preserve">ישויות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הריבועים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מסביב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E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הגורמים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העיקריים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שמתקשרים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האתר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הגורם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שמזמין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ומשלם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האתר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Admin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הגורם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שמעדכן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סליקה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Payment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Gateway</w:t>
      </w:r>
      <w:r w:rsidDel="00000000" w:rsidR="00000000" w:rsidRPr="00000000">
        <w:rPr>
          <w:sz w:val="24"/>
          <w:szCs w:val="24"/>
          <w:rtl w:val="1"/>
        </w:rPr>
        <w:t xml:space="preserve">):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המאשרת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תשלומים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שליחויות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מקבלת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להפצה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3. </w:t>
      </w:r>
      <w:r w:rsidDel="00000000" w:rsidR="00000000" w:rsidRPr="00000000">
        <w:rPr>
          <w:sz w:val="24"/>
          <w:szCs w:val="24"/>
          <w:rtl w:val="1"/>
        </w:rPr>
        <w:t xml:space="preserve">זרימת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החיצים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44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שעוברים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הישויות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למערכת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5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מישות</w:t>
      </w:r>
      <w:r w:rsidDel="00000000" w:rsidR="00000000" w:rsidRPr="00000000">
        <w:rPr>
          <w:sz w:val="24"/>
          <w:szCs w:val="24"/>
          <w:rtl w:val="1"/>
        </w:rPr>
        <w:tab/>
      </w:r>
      <w:r w:rsidDel="00000000" w:rsidR="00000000" w:rsidRPr="00000000">
        <w:rPr>
          <w:sz w:val="24"/>
          <w:szCs w:val="24"/>
          <w:rtl w:val="1"/>
        </w:rPr>
        <w:t xml:space="preserve">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)?</w:t>
      </w:r>
    </w:p>
    <w:p w:rsidR="00000000" w:rsidDel="00000000" w:rsidP="00000000" w:rsidRDefault="00000000" w:rsidRPr="00000000" w14:paraId="00000046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הרשמה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חיפוש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הזמנת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פריטים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תשלום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ab/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הזמנה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קבלה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סטטוס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משלוח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ab/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סליקה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עסקה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אשראי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וסכום</w:t>
      </w:r>
      <w:r w:rsidDel="00000000" w:rsidR="00000000" w:rsidRPr="00000000">
        <w:rPr>
          <w:sz w:val="24"/>
          <w:szCs w:val="24"/>
          <w:rtl w:val="1"/>
        </w:rPr>
        <w:t xml:space="preserve">).</w:t>
      </w:r>
    </w:p>
    <w:p w:rsidR="00000000" w:rsidDel="00000000" w:rsidP="00000000" w:rsidRDefault="00000000" w:rsidRPr="00000000" w14:paraId="00000049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סליקה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סירוב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לביצוע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התשלום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מוצרים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שינוי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מחירים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דוחות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ab/>
      </w:r>
      <w:r w:rsidDel="00000000" w:rsidR="00000000" w:rsidRPr="00000000">
        <w:rPr>
          <w:sz w:val="24"/>
          <w:szCs w:val="24"/>
          <w:rtl w:val="1"/>
        </w:rPr>
        <w:t xml:space="preserve">חברת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שליחויות</w:t>
      </w:r>
      <w:r w:rsidDel="00000000" w:rsidR="00000000" w:rsidRPr="00000000">
        <w:rPr>
          <w:sz w:val="24"/>
          <w:szCs w:val="24"/>
          <w:rtl w:val="1"/>
        </w:rPr>
        <w:tab/>
      </w:r>
      <w:r w:rsidDel="00000000" w:rsidR="00000000" w:rsidRPr="00000000">
        <w:rPr>
          <w:sz w:val="24"/>
          <w:szCs w:val="24"/>
          <w:rtl w:val="1"/>
        </w:rPr>
        <w:t xml:space="preserve">פרטי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וכתובת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אספקה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6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ברמה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המכירות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המלאי</w:t>
      </w:r>
      <w:r w:rsidDel="00000000" w:rsidR="00000000" w:rsidRPr="00000000">
        <w:rPr>
          <w:sz w:val="24"/>
          <w:szCs w:val="24"/>
          <w:rtl w:val="1"/>
        </w:rPr>
        <w:t xml:space="preserve">", </w:t>
      </w:r>
      <w:r w:rsidDel="00000000" w:rsidR="00000000" w:rsidRPr="00000000">
        <w:rPr>
          <w:sz w:val="24"/>
          <w:szCs w:val="24"/>
          <w:rtl w:val="1"/>
        </w:rPr>
        <w:t xml:space="preserve">כיוון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פנימיות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שיופיעו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ברמה</w:t>
      </w:r>
      <w:r w:rsidDel="00000000" w:rsidR="00000000" w:rsidRPr="00000000">
        <w:rPr>
          <w:sz w:val="24"/>
          <w:szCs w:val="24"/>
          <w:rtl w:val="1"/>
        </w:rPr>
        <w:t xml:space="preserve"> 1 </w:t>
      </w:r>
      <w:r w:rsidDel="00000000" w:rsidR="00000000" w:rsidRPr="00000000">
        <w:rPr>
          <w:sz w:val="24"/>
          <w:szCs w:val="24"/>
          <w:rtl w:val="1"/>
        </w:rPr>
        <w:t xml:space="preserve">ומעלה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bidi w:val="1"/>
        <w:rPr/>
      </w:pPr>
      <w:bookmarkStart w:colFirst="0" w:colLast="0" w:name="_ls4wvuqu86k0" w:id="5"/>
      <w:bookmarkEnd w:id="5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שבו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נשמר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המידע</w:t>
      </w:r>
      <w:r w:rsidDel="00000000" w:rsidR="00000000" w:rsidRPr="00000000">
        <w:rPr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5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DSD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קשרי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גומלין</w:t>
      </w:r>
      <w:r w:rsidDel="00000000" w:rsidR="00000000" w:rsidRPr="00000000">
        <w:rPr>
          <w:sz w:val="24"/>
          <w:szCs w:val="24"/>
          <w:rtl w:val="1"/>
        </w:rPr>
        <w:t xml:space="preserve">): [</w:t>
      </w:r>
      <w:r w:rsidDel="00000000" w:rsidR="00000000" w:rsidRPr="00000000">
        <w:rPr>
          <w:sz w:val="24"/>
          <w:szCs w:val="24"/>
          <w:rtl w:val="1"/>
        </w:rPr>
        <w:t xml:space="preserve">צילום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Diagram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מתוך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5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טבלאות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טבלה</w:t>
      </w:r>
      <w:r w:rsidDel="00000000" w:rsidR="00000000" w:rsidRPr="00000000">
        <w:rPr>
          <w:sz w:val="24"/>
          <w:szCs w:val="24"/>
          <w:rtl w:val="1"/>
        </w:rPr>
        <w:t xml:space="preserve"> 1: [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הטבלה</w:t>
      </w:r>
      <w:r w:rsidDel="00000000" w:rsidR="00000000" w:rsidRPr="00000000">
        <w:rPr>
          <w:sz w:val="24"/>
          <w:szCs w:val="24"/>
          <w:rtl w:val="1"/>
        </w:rPr>
        <w:t xml:space="preserve">]: [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תפקידה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שדות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שדה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סוג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נתון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תפקיד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5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טבלה</w:t>
      </w:r>
      <w:r w:rsidDel="00000000" w:rsidR="00000000" w:rsidRPr="00000000">
        <w:rPr>
          <w:sz w:val="24"/>
          <w:szCs w:val="24"/>
          <w:rtl w:val="1"/>
        </w:rPr>
        <w:t xml:space="preserve"> 2: [</w:t>
      </w:r>
      <w:r w:rsidDel="00000000" w:rsidR="00000000" w:rsidRPr="00000000">
        <w:rPr>
          <w:sz w:val="24"/>
          <w:szCs w:val="24"/>
          <w:rtl w:val="1"/>
        </w:rPr>
        <w:t xml:space="preserve">שם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הטבלה</w:t>
      </w:r>
      <w:r w:rsidDel="00000000" w:rsidR="00000000" w:rsidRPr="00000000">
        <w:rPr>
          <w:sz w:val="24"/>
          <w:szCs w:val="24"/>
          <w:rtl w:val="1"/>
        </w:rPr>
        <w:t xml:space="preserve">]: [</w:t>
      </w:r>
      <w:r w:rsidDel="00000000" w:rsidR="00000000" w:rsidRPr="00000000">
        <w:rPr>
          <w:sz w:val="24"/>
          <w:szCs w:val="24"/>
          <w:rtl w:val="1"/>
        </w:rPr>
        <w:t xml:space="preserve">כנ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ל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מינימום</w:t>
      </w:r>
      <w:r w:rsidDel="00000000" w:rsidR="00000000" w:rsidRPr="00000000">
        <w:rPr>
          <w:sz w:val="24"/>
          <w:szCs w:val="24"/>
          <w:rtl w:val="1"/>
        </w:rPr>
        <w:t xml:space="preserve"> 3-4 </w:t>
      </w:r>
      <w:r w:rsidDel="00000000" w:rsidR="00000000" w:rsidRPr="00000000">
        <w:rPr>
          <w:sz w:val="24"/>
          <w:szCs w:val="24"/>
          <w:rtl w:val="1"/>
        </w:rPr>
        <w:t xml:space="preserve">טבלאות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5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טבלאות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קישור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חובה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להציג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טבלת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קישור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רבים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לרבים</w:t>
      </w:r>
      <w:r w:rsidDel="00000000" w:rsidR="00000000" w:rsidRPr="00000000">
        <w:rPr>
          <w:sz w:val="24"/>
          <w:szCs w:val="24"/>
          <w:rtl w:val="1"/>
        </w:rPr>
        <w:t xml:space="preserve">"].</w:t>
      </w:r>
    </w:p>
    <w:p w:rsidR="00000000" w:rsidDel="00000000" w:rsidP="00000000" w:rsidRDefault="00000000" w:rsidRPr="00000000" w14:paraId="0000005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bidi w:val="1"/>
        <w:rPr/>
      </w:pPr>
      <w:bookmarkStart w:colFirst="0" w:colLast="0" w:name="_ztxng2iu1b5" w:id="6"/>
      <w:bookmarkEnd w:id="6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4: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</w:p>
    <w:p w:rsidR="00000000" w:rsidDel="00000000" w:rsidP="00000000" w:rsidRDefault="00000000" w:rsidRPr="00000000" w14:paraId="0000005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החלק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הטכני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והלוגיקה</w:t>
      </w:r>
      <w:r w:rsidDel="00000000" w:rsidR="00000000" w:rsidRPr="00000000">
        <w:rPr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5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Model</w:t>
      </w:r>
    </w:p>
    <w:p w:rsidR="00000000" w:rsidDel="00000000" w:rsidP="00000000" w:rsidRDefault="00000000" w:rsidRPr="00000000" w14:paraId="0000005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UML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המחלקות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מחלקות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המייצגות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5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העתק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קטעי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נבחרים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בקצרה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5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שכבת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ViewModel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טיפול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בנתונים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5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UML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ירושות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וקשרים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ViewModel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למודל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6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תהליכים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מייצגים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למשל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שליפה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מיוחדת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6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הרחבות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לפחות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6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סינכרוני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היכן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Async</w:t>
      </w:r>
      <w:r w:rsidDel="00000000" w:rsidR="00000000" w:rsidRPr="00000000">
        <w:rPr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Await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6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הגנה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Sql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Injection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בפרמטרים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להגן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64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bidi w:val="1"/>
        <w:rPr/>
      </w:pPr>
      <w:bookmarkStart w:colFirst="0" w:colLast="0" w:name="_e33ph3x0cugt" w:id="7"/>
      <w:bookmarkEnd w:id="7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5: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Services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ללקוח</w:t>
      </w:r>
      <w:r w:rsidDel="00000000" w:rsidR="00000000" w:rsidRPr="00000000">
        <w:rPr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6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הגדרות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Interface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שהגדרת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6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מימוש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CRUD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עבור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שליפה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Get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הוספה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Post</w:t>
      </w:r>
      <w:r w:rsidDel="00000000" w:rsidR="00000000" w:rsidRPr="00000000">
        <w:rPr>
          <w:sz w:val="24"/>
          <w:szCs w:val="24"/>
          <w:rtl w:val="1"/>
        </w:rPr>
        <w:t xml:space="preserve">), </w:t>
      </w: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Put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ומחיקה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Delete</w:t>
      </w:r>
      <w:r w:rsidDel="00000000" w:rsidR="00000000" w:rsidRPr="00000000">
        <w:rPr>
          <w:sz w:val="24"/>
          <w:szCs w:val="24"/>
          <w:rtl w:val="1"/>
        </w:rPr>
        <w:t xml:space="preserve">)].</w:t>
      </w:r>
    </w:p>
    <w:p w:rsidR="00000000" w:rsidDel="00000000" w:rsidP="00000000" w:rsidRDefault="00000000" w:rsidRPr="00000000" w14:paraId="0000006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שירותי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השתמשת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API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Google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Maps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אוויר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כאן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6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bidi w:val="1"/>
        <w:rPr/>
      </w:pPr>
      <w:bookmarkStart w:colFirst="0" w:colLast="0" w:name="_8p2gtffs33bi" w:id="8"/>
      <w:bookmarkEnd w:id="8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6: </w:t>
      </w:r>
      <w:r w:rsidDel="00000000" w:rsidR="00000000" w:rsidRPr="00000000">
        <w:rPr>
          <w:rtl w:val="1"/>
        </w:rPr>
        <w:t xml:space="preserve">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Side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חווית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הוויזואלי</w:t>
      </w:r>
      <w:r w:rsidDel="00000000" w:rsidR="00000000" w:rsidRPr="00000000">
        <w:rPr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6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סוגי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משתמשים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המנהל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הרגיל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70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תרשים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זרימה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מסכים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למסך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7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תיאור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ממשקים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צילומי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שמאחורי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הכפתורים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אירועים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7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בדיקת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תקינות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Validation</w:t>
      </w:r>
      <w:r w:rsidDel="00000000" w:rsidR="00000000" w:rsidRPr="00000000">
        <w:rPr>
          <w:sz w:val="24"/>
          <w:szCs w:val="24"/>
          <w:rtl w:val="1"/>
        </w:rPr>
        <w:t xml:space="preserve">): [</w:t>
      </w:r>
      <w:r w:rsidDel="00000000" w:rsidR="00000000" w:rsidRPr="00000000">
        <w:rPr>
          <w:sz w:val="24"/>
          <w:szCs w:val="24"/>
          <w:rtl w:val="1"/>
        </w:rPr>
        <w:t xml:space="preserve">כיצד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וידאת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שהמשתמש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מזין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נכונים</w:t>
      </w:r>
      <w:r w:rsidDel="00000000" w:rsidR="00000000" w:rsidRPr="00000000">
        <w:rPr>
          <w:sz w:val="24"/>
          <w:szCs w:val="24"/>
          <w:rtl w:val="1"/>
        </w:rPr>
        <w:t xml:space="preserve">?].</w:t>
      </w:r>
    </w:p>
    <w:p w:rsidR="00000000" w:rsidDel="00000000" w:rsidP="00000000" w:rsidRDefault="00000000" w:rsidRPr="00000000" w14:paraId="00000073">
      <w:pPr>
        <w:bidi w:val="1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bidi w:val="1"/>
        <w:rPr/>
      </w:pPr>
      <w:bookmarkStart w:colFirst="0" w:colLast="0" w:name="_khma563r8czq" w:id="9"/>
      <w:bookmarkEnd w:id="9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7: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</w:p>
    <w:p w:rsidR="00000000" w:rsidDel="00000000" w:rsidP="00000000" w:rsidRDefault="00000000" w:rsidRPr="00000000" w14:paraId="00000075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הוראות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הפעלה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לאדם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המערכת</w:t>
      </w:r>
      <w:r w:rsidDel="00000000" w:rsidR="00000000" w:rsidRPr="00000000">
        <w:rPr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7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דרישות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מערכת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מכשירים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דפדפנים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רץ</w:t>
      </w:r>
      <w:r w:rsidDel="00000000" w:rsidR="00000000" w:rsidRPr="00000000">
        <w:rPr>
          <w:sz w:val="24"/>
          <w:szCs w:val="24"/>
          <w:rtl w:val="1"/>
        </w:rPr>
        <w:t xml:space="preserve">?].</w:t>
      </w:r>
    </w:p>
    <w:p w:rsidR="00000000" w:rsidDel="00000000" w:rsidP="00000000" w:rsidRDefault="00000000" w:rsidRPr="00000000" w14:paraId="0000007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תהליכי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שלב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נרשמים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מבצעים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פעולה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מרכזית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7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צילומי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והודעות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שגיאה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צרף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צילומי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Alerts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והסבר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אומרים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למשתמש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79">
      <w:pPr>
        <w:bidi w:val="1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bidi w:val="1"/>
        <w:rPr/>
      </w:pPr>
      <w:bookmarkStart w:colFirst="0" w:colLast="0" w:name="_f98gbqzg7e5h" w:id="10"/>
      <w:bookmarkEnd w:id="10"/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8: </w:t>
      </w: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ורפלקציה</w:t>
      </w:r>
    </w:p>
    <w:p w:rsidR="00000000" w:rsidDel="00000000" w:rsidP="00000000" w:rsidRDefault="00000000" w:rsidRPr="00000000" w14:paraId="0000007B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חלק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חייב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באורך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חצי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עמוד</w:t>
      </w:r>
      <w:r w:rsidDel="00000000" w:rsidR="00000000" w:rsidRPr="00000000">
        <w:rPr>
          <w:sz w:val="24"/>
          <w:szCs w:val="24"/>
          <w:rtl w:val="1"/>
        </w:rPr>
        <w:t xml:space="preserve">]</w:t>
      </w:r>
    </w:p>
    <w:p w:rsidR="00000000" w:rsidDel="00000000" w:rsidP="00000000" w:rsidRDefault="00000000" w:rsidRPr="00000000" w14:paraId="0000007C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תהליך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העבודה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השלב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קשה</w:t>
      </w:r>
      <w:r w:rsidDel="00000000" w:rsidR="00000000" w:rsidRPr="00000000">
        <w:rPr>
          <w:sz w:val="24"/>
          <w:szCs w:val="24"/>
          <w:rtl w:val="1"/>
        </w:rPr>
        <w:t xml:space="preserve">? </w:t>
      </w: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הרגשת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כשהצלחת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לפתור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מורכב</w:t>
      </w:r>
      <w:r w:rsidDel="00000000" w:rsidR="00000000" w:rsidRPr="00000000">
        <w:rPr>
          <w:sz w:val="24"/>
          <w:szCs w:val="24"/>
          <w:rtl w:val="1"/>
        </w:rPr>
        <w:t xml:space="preserve">?].</w:t>
      </w:r>
    </w:p>
    <w:p w:rsidR="00000000" w:rsidDel="00000000" w:rsidP="00000000" w:rsidRDefault="00000000" w:rsidRPr="00000000" w14:paraId="0000007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למידה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עצמית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אילו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נושאים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נלמדו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בכיתה</w:t>
      </w:r>
      <w:r w:rsidDel="00000000" w:rsidR="00000000" w:rsidRPr="00000000">
        <w:rPr>
          <w:sz w:val="24"/>
          <w:szCs w:val="24"/>
          <w:rtl w:val="1"/>
        </w:rPr>
        <w:t xml:space="preserve">?].</w:t>
      </w:r>
    </w:p>
    <w:p w:rsidR="00000000" w:rsidDel="00000000" w:rsidP="00000000" w:rsidRDefault="00000000" w:rsidRPr="00000000" w14:paraId="0000007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להמשך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איתך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לצבא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לקריירה</w:t>
      </w:r>
      <w:r w:rsidDel="00000000" w:rsidR="00000000" w:rsidRPr="00000000">
        <w:rPr>
          <w:sz w:val="24"/>
          <w:szCs w:val="24"/>
          <w:rtl w:val="1"/>
        </w:rPr>
        <w:t xml:space="preserve">?].</w:t>
      </w:r>
    </w:p>
    <w:p w:rsidR="00000000" w:rsidDel="00000000" w:rsidP="00000000" w:rsidRDefault="00000000" w:rsidRPr="00000000" w14:paraId="0000007F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מבט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לאחור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מתחיל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מהתחלה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בקוד</w:t>
      </w:r>
      <w:r w:rsidDel="00000000" w:rsidR="00000000" w:rsidRPr="00000000">
        <w:rPr>
          <w:sz w:val="24"/>
          <w:szCs w:val="24"/>
          <w:rtl w:val="1"/>
        </w:rPr>
        <w:t xml:space="preserve">?].</w:t>
      </w:r>
    </w:p>
    <w:p w:rsidR="00000000" w:rsidDel="00000000" w:rsidP="00000000" w:rsidRDefault="00000000" w:rsidRPr="00000000" w14:paraId="00000080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bidi w:val="1"/>
        <w:rPr/>
      </w:pPr>
      <w:bookmarkStart w:colFirst="0" w:colLast="0" w:name="_iwn4dy2eznyb" w:id="11"/>
      <w:bookmarkEnd w:id="11"/>
      <w:r w:rsidDel="00000000" w:rsidR="00000000" w:rsidRPr="00000000">
        <w:rPr>
          <w:rtl w:val="1"/>
        </w:rPr>
        <w:t xml:space="preserve">ביבליוגרפיה</w:t>
      </w:r>
    </w:p>
    <w:p w:rsidR="00000000" w:rsidDel="00000000" w:rsidP="00000000" w:rsidRDefault="00000000" w:rsidRPr="00000000" w14:paraId="00000083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[</w:t>
      </w:r>
      <w:r w:rsidDel="00000000" w:rsidR="00000000" w:rsidRPr="00000000">
        <w:rPr>
          <w:sz w:val="24"/>
          <w:szCs w:val="24"/>
          <w:rtl w:val="1"/>
        </w:rPr>
        <w:t xml:space="preserve">רשימת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מקורות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כללי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APA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לדוגמה</w:t>
      </w:r>
      <w:r w:rsidDel="00000000" w:rsidR="00000000" w:rsidRPr="00000000">
        <w:rPr>
          <w:sz w:val="24"/>
          <w:szCs w:val="24"/>
          <w:rtl w:val="1"/>
        </w:rPr>
        <w:t xml:space="preserve">:]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Stack Overflow. (2018). How and when to use ‘async’ and ‘await’. https://stackoverflow.com/questions/14455293/how-and-when-to-use-async-and-await</w:t>
      </w:r>
    </w:p>
    <w:p w:rsidR="00000000" w:rsidDel="00000000" w:rsidP="00000000" w:rsidRDefault="00000000" w:rsidRPr="00000000" w14:paraId="0000008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החינוך</w:t>
      </w:r>
      <w:r w:rsidDel="00000000" w:rsidR="00000000" w:rsidRPr="00000000">
        <w:rPr>
          <w:sz w:val="24"/>
          <w:szCs w:val="24"/>
          <w:rtl w:val="1"/>
        </w:rPr>
        <w:t xml:space="preserve">. (2025). </w:t>
      </w:r>
      <w:r w:rsidDel="00000000" w:rsidR="00000000" w:rsidRPr="00000000">
        <w:rPr>
          <w:sz w:val="24"/>
          <w:szCs w:val="24"/>
          <w:rtl w:val="1"/>
        </w:rPr>
        <w:t xml:space="preserve">הנחיות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לכתיבת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תיק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bidi w:val="1"/>
        <w:rPr/>
      </w:pPr>
      <w:bookmarkStart w:colFirst="0" w:colLast="0" w:name="_iud4qikp70d5" w:id="12"/>
      <w:bookmarkEnd w:id="12"/>
      <w:r w:rsidDel="00000000" w:rsidR="00000000" w:rsidRPr="00000000">
        <w:rPr>
          <w:rtl w:val="1"/>
        </w:rPr>
        <w:t xml:space="preserve">נספחים</w:t>
      </w:r>
    </w:p>
    <w:p w:rsidR="00000000" w:rsidDel="00000000" w:rsidP="00000000" w:rsidRDefault="00000000" w:rsidRPr="00000000" w14:paraId="0000008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הסברים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טכנולוגיים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פירוט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טכנולוגיות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מיוחדות</w:t>
      </w:r>
      <w:r w:rsidDel="00000000" w:rsidR="00000000" w:rsidRPr="00000000">
        <w:rPr>
          <w:sz w:val="24"/>
          <w:szCs w:val="24"/>
          <w:rtl w:val="1"/>
        </w:rPr>
        <w:t xml:space="preserve">].</w:t>
      </w:r>
    </w:p>
    <w:p w:rsidR="00000000" w:rsidDel="00000000" w:rsidP="00000000" w:rsidRDefault="00000000" w:rsidRPr="00000000" w14:paraId="0000008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המקור</w:t>
      </w:r>
      <w:r w:rsidDel="00000000" w:rsidR="00000000" w:rsidRPr="00000000">
        <w:rPr>
          <w:sz w:val="24"/>
          <w:szCs w:val="24"/>
          <w:rtl w:val="1"/>
        </w:rPr>
        <w:t xml:space="preserve">: [</w:t>
      </w:r>
      <w:r w:rsidDel="00000000" w:rsidR="00000000" w:rsidRPr="00000000">
        <w:rPr>
          <w:sz w:val="24"/>
          <w:szCs w:val="24"/>
          <w:rtl w:val="1"/>
        </w:rPr>
        <w:t xml:space="preserve">הצגת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המחלקות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מסודרת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הערות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Documentation</w:t>
      </w:r>
      <w:r w:rsidDel="00000000" w:rsidR="00000000" w:rsidRPr="00000000">
        <w:rPr>
          <w:sz w:val="24"/>
          <w:szCs w:val="24"/>
          <w:rtl w:val="1"/>
        </w:rPr>
        <w:t xml:space="preserve">)].</w:t>
      </w:r>
    </w:p>
    <w:p w:rsidR="00000000" w:rsidDel="00000000" w:rsidP="00000000" w:rsidRDefault="00000000" w:rsidRPr="00000000" w14:paraId="0000008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6834" w:w="11909" w:orient="portrait"/>
      <w:pgMar w:bottom="1440" w:top="1440" w:left="1440" w:right="1440" w:header="453.543307086614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bidi w:val="1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bidi w:val="1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widowControl w:val="0"/>
      <w:bidi w:val="1"/>
      <w:spacing w:after="120" w:before="120" w:line="275.9999942779541" w:lineRule="auto"/>
      <w:ind w:right="-277.7952755905511"/>
      <w:jc w:val="center"/>
      <w:rPr/>
    </w:pPr>
    <w:r w:rsidDel="00000000" w:rsidR="00000000" w:rsidRPr="00000000">
      <w:rPr>
        <w:rtl w:val="0"/>
      </w:rPr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[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שם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התלמיד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ושם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 </w:t>
    </w:r>
    <w:r w:rsidDel="00000000" w:rsidR="00000000" w:rsidRPr="00000000">
      <w:rPr>
        <w:rFonts w:ascii="Google Sans" w:cs="Google Sans" w:eastAsia="Google Sans" w:hAnsi="Google Sans"/>
        <w:color w:val="1f1f1f"/>
        <w:rtl w:val="1"/>
      </w:rPr>
      <w:t xml:space="preserve">הפרויקט</w:t>
    </w:r>
    <w:ins w:author="gadih Herman" w:id="2" w:date="2026-03-16T09:42:46Z">
      <w:r w:rsidDel="00000000" w:rsidR="00000000" w:rsidRPr="00000000">
        <w:rPr>
          <w:rtl w:val="0"/>
        </w:rPr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חסר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1"/>
        </w:rPr>
        <w:t xml:space="preserve"> !!!</w:t>
      </w:r>
    </w:ins>
    <w:r w:rsidDel="00000000" w:rsidR="00000000" w:rsidRPr="00000000">
      <w:rPr>
        <w:rFonts w:ascii="Google Sans" w:cs="Google Sans" w:eastAsia="Google Sans" w:hAnsi="Google Sans"/>
        <w:color w:val="1f1f1f"/>
        <w:rtl w:val="0"/>
      </w:rPr>
      <w:t xml:space="preserve">]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bidi w:val="1"/>
        <w:spacing w:after="16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bidi w:val="1"/>
      <w:spacing w:after="160" w:before="400" w:line="259" w:lineRule="auto"/>
    </w:pPr>
    <w:rPr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bidi w:val="1"/>
      <w:spacing w:after="160" w:before="360" w:line="24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