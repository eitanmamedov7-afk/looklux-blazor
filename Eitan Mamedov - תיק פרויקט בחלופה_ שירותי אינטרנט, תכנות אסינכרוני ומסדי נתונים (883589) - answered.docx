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bidi w:val="1"/>
        <w:rPr>
          <w:sz w:val="24"/>
          <w:szCs w:val="24"/>
        </w:rPr>
      </w:pPr>
      <w:r w:rsidDel="00000000" w:rsidR="00000000" w:rsidRPr="00000000">
        <w:rPr>
          <w:rtl w:val="0"/>
        </w:rPr>
      </w:r>
    </w:p>
    <w:p w:rsidR="00000000" w:rsidDel="00000000" w:rsidP="00000000" w:rsidRDefault="00000000" w:rsidRPr="00000000" ns1:paraId="00000002">
      <w:pPr>
        <w:widowControl w:val="0"/>
        <w:bidi w:val="1"/>
        <w:spacing w:after="120" w:before="120" w:line="275.9999942779541" w:lineRule="auto"/>
        <w:ind w:right="465"/>
        <w:jc w:val="center"/>
        <w:rPr>
          <w:sz w:val="24"/>
          <w:szCs w:val="24"/>
        </w:rPr>
      </w:pPr>
      <w:r w:rsidDel="00000000" w:rsidR="00000000" w:rsidRPr="00000000">
        <w:rPr>
          <w:color w:val="1f1f1f"/>
          <w:sz w:val="24"/>
          <w:szCs w:val="24"/>
        </w:rPr>
        <w:drawing>
          <ns2:inline distB="114300" distT="114300" distL="114300" distR="114300">
            <ns2:extent cx="3278053" cy="1890713"/>
            <ns2:effectExtent b="0" l="0" r="0" t="0"/>
            <ns2:docPr id="2" name="image2.jpg"/>
            <ns3:graphic>
              <ns3:graphicData uri="http://schemas.openxmlformats.org/drawingml/2006/picture">
                <ns4:pic>
                  <ns4:nvPicPr>
                    <ns4:cNvPr id="0" name="image2.jpg"/>
                    <ns4:cNvPicPr preferRelativeResize="0"/>
                  </ns4:nvPicPr>
                  <ns4:blipFill>
                    <ns3:blip ns5:embed="rId6"/>
                    <ns3:srcRect b="0" l="0" r="0" t="0"/>
                    <ns3:stretch>
                      <ns3:fillRect/>
                    </ns3:stretch>
                  </ns4:blipFill>
                  <ns4:spPr>
                    <ns3:xfrm>
                      <ns3:off x="0" y="0"/>
                      <ns3:ext cx="3278053" cy="189071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03">
      <w:pPr>
        <w:bidi w:val="1"/>
        <w:rPr>
          <w:sz w:val="24"/>
          <w:szCs w:val="24"/>
        </w:rPr>
      </w:pPr>
      <w:r w:rsidDel="00000000" w:rsidR="00000000" w:rsidRPr="00000000">
        <w:rPr>
          <w:rtl w:val="0"/>
        </w:rPr>
      </w:r>
    </w:p>
    <w:p w:rsidR="00000000" w:rsidDel="00000000" w:rsidP="00000000" w:rsidRDefault="00000000" w:rsidRPr="00000000" ns1:paraId="00000004">
      <w:pPr>
        <w:bidi w:val="1"/>
        <w:rPr>
          <w:sz w:val="24"/>
          <w:szCs w:val="24"/>
        </w:rPr>
      </w:pPr>
      <w:r w:rsidDel="00000000" w:rsidR="00000000" w:rsidRPr="00000000">
        <w:rPr>
          <w:rtl w:val="0"/>
        </w:rPr>
      </w:r>
    </w:p>
    <w:p w:rsidR="00000000" w:rsidDel="00000000" w:rsidP="00000000" w:rsidRDefault="00000000" w:rsidRPr="00000000" ns1:paraId="00000005">
      <w:pPr>
        <w:bidi w:val="1"/>
        <w:jc w:val="center"/>
        <w:rPr>
          <w:b w:val="1"/>
          <w:bCs w:val="1"/>
          <w:sz w:val="38"/>
          <w:szCs w:val="38"/>
        </w:rPr>
      </w:pPr>
      <w:r w:rsidDel="00000000" w:rsidR="00000000" w:rsidRPr="00000000">
        <w:rPr>
          <w:rtl w:val="0"/>
        </w:rPr>
      </w:r>
      <w:r w:rsidDel="00000000" w:rsidR="00000000" w:rsidRPr="00000000">
        <w:rPr>
          <w:b w:val="1"/>
          <w:bCs w:val="1"/>
          <w:sz w:val="38"/>
          <w:szCs w:val="38"/>
          <w:rtl w:val="1"/>
        </w:rPr>
        <w:t xml:space="preserve">LookLux</w:t>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ins w:author="gadih Herman" w:id="0" w:date="2026-03-16T09:42:24Z">
        <w:r w:rsidDel="00000000" w:rsidR="00000000" w:rsidRPr="00000000">
          <w:rPr>
            <w:rtl w:val="0"/>
          </w:rPr>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r w:rsidDel="00000000" w:rsidR="00000000" w:rsidRPr="00000000">
          <w:rPr>
            <w:b w:val="1"/>
            <w:bCs w:val="1"/>
            <w:sz w:val="38"/>
            <w:szCs w:val="38"/>
            <w:rtl w:val="1"/>
          </w:rPr>
          <w:t xml:space="preserve"/>
        </w:r>
      </w:ins>
      <w:r w:rsidDel="00000000" w:rsidR="00000000" w:rsidRPr="00000000">
        <w:rPr>
          <w:rtl w:val="0"/>
        </w:rPr>
      </w:r>
    </w:p>
    <w:p w:rsidR="00000000" w:rsidDel="00000000" w:rsidP="00000000" w:rsidRDefault="00000000" w:rsidRPr="00000000" ns1:paraId="00000006">
      <w:pPr>
        <w:bidi w:val="1"/>
        <w:jc w:val="center"/>
        <w:rPr>
          <w:b w:val="1"/>
          <w:bCs w:val="1"/>
          <w:sz w:val="38"/>
          <w:szCs w:val="38"/>
        </w:rPr>
      </w:pPr>
      <w:r w:rsidDel="00000000" w:rsidR="00000000" w:rsidRPr="00000000">
        <w:rPr>
          <w:rtl w:val="0"/>
        </w:rPr>
      </w:r>
    </w:p>
    <w:p w:rsidR="00000000" w:rsidDel="00000000" w:rsidP="00000000" w:rsidRDefault="00000000" w:rsidRPr="00000000" ns1:paraId="00000007">
      <w:pPr>
        <w:bidi w:val="1"/>
        <w:jc w:val="center"/>
        <w:rPr>
          <w:b w:val="1"/>
          <w:bCs w:val="1"/>
          <w:sz w:val="38"/>
          <w:szCs w:val="38"/>
        </w:rPr>
      </w:pPr>
      <w:r w:rsidDel="00000000" w:rsidR="00000000" w:rsidRPr="00000000">
        <w:rPr>
          <w:b w:val="1"/>
          <w:bCs w:val="1"/>
          <w:sz w:val="38"/>
          <w:szCs w:val="38"/>
          <w:rtl w:val="1"/>
        </w:rPr>
        <w:t xml:space="preserve">תיק</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פרויקט</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בחלופה</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שירותי</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אינטרנט</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תכנות</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אסינכרוני</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ומסדי</w:t>
      </w:r>
      <w:r w:rsidDel="00000000" w:rsidR="00000000" w:rsidRPr="00000000">
        <w:rPr>
          <w:b w:val="1"/>
          <w:bCs w:val="1"/>
          <w:sz w:val="38"/>
          <w:szCs w:val="38"/>
          <w:rtl w:val="1"/>
        </w:rPr>
        <w:t xml:space="preserve"> </w:t>
      </w:r>
      <w:r w:rsidDel="00000000" w:rsidR="00000000" w:rsidRPr="00000000">
        <w:rPr>
          <w:b w:val="1"/>
          <w:bCs w:val="1"/>
          <w:sz w:val="38"/>
          <w:szCs w:val="38"/>
          <w:rtl w:val="1"/>
        </w:rPr>
        <w:t xml:space="preserve">נתונים</w:t>
      </w:r>
      <w:r w:rsidDel="00000000" w:rsidR="00000000" w:rsidRPr="00000000">
        <w:rPr>
          <w:b w:val="1"/>
          <w:bCs w:val="1"/>
          <w:sz w:val="38"/>
          <w:szCs w:val="38"/>
          <w:rtl w:val="1"/>
        </w:rPr>
        <w:t xml:space="preserve"> (883589)</w:t>
      </w:r>
    </w:p>
    <w:p w:rsidR="00000000" w:rsidDel="00000000" w:rsidP="00000000" w:rsidRDefault="00000000" w:rsidRPr="00000000" ns1:paraId="00000008">
      <w:pPr>
        <w:bidi w:val="1"/>
        <w:rPr>
          <w:sz w:val="24"/>
          <w:szCs w:val="24"/>
        </w:rPr>
      </w:pPr>
      <w:r w:rsidDel="00000000" w:rsidR="00000000" w:rsidRPr="00000000">
        <w:rPr>
          <w:rtl w:val="0"/>
        </w:rPr>
      </w:r>
    </w:p>
    <w:p w:rsidR="00000000" w:rsidDel="00000000" w:rsidP="00000000" w:rsidRDefault="00000000" w:rsidRPr="00000000" ns1:paraId="00000009">
      <w:pPr>
        <w:bidi w:val="1"/>
        <w:rPr>
          <w:sz w:val="24"/>
          <w:szCs w:val="24"/>
        </w:rPr>
      </w:pPr>
      <w:r w:rsidDel="00000000" w:rsidR="00000000" w:rsidRPr="00000000">
        <w:rPr>
          <w:rtl w:val="0"/>
        </w:rPr>
      </w:r>
    </w:p>
    <w:p w:rsidR="00000000" w:rsidDel="00000000" w:rsidP="00000000" w:rsidRDefault="00000000" w:rsidRPr="00000000" ns1:paraId="0000000A">
      <w:pPr>
        <w:bidi w:val="1"/>
        <w:rPr>
          <w:sz w:val="24"/>
          <w:szCs w:val="24"/>
        </w:rPr>
      </w:pPr>
      <w:r w:rsidDel="00000000" w:rsidR="00000000" w:rsidRPr="00000000">
        <w:rPr>
          <w:sz w:val="24"/>
          <w:szCs w:val="24"/>
          <w:rtl w:val="1"/>
        </w:rPr>
        <w:t xml:space="preserve">מוגש</w:t>
      </w:r>
      <w:r w:rsidDel="00000000" w:rsidR="00000000" w:rsidRPr="00000000">
        <w:rPr>
          <w:sz w:val="24"/>
          <w:szCs w:val="24"/>
          <w:rtl w:val="1"/>
        </w:rPr>
        <w:t xml:space="preserve"> </w:t>
      </w:r>
      <w:r w:rsidDel="00000000" w:rsidR="00000000" w:rsidRPr="00000000">
        <w:rPr>
          <w:sz w:val="24"/>
          <w:szCs w:val="24"/>
          <w:rtl w:val="1"/>
        </w:rPr>
        <w:t xml:space="preserve">על</w:t>
      </w:r>
      <w:r w:rsidDel="00000000" w:rsidR="00000000" w:rsidRPr="00000000">
        <w:rPr>
          <w:sz w:val="24"/>
          <w:szCs w:val="24"/>
          <w:rtl w:val="1"/>
        </w:rPr>
        <w:t xml:space="preserve"> </w:t>
      </w:r>
      <w:r w:rsidDel="00000000" w:rsidR="00000000" w:rsidRPr="00000000">
        <w:rPr>
          <w:sz w:val="24"/>
          <w:szCs w:val="24"/>
          <w:rtl w:val="1"/>
        </w:rPr>
        <w:t xml:space="preserve">ידי</w:t>
      </w:r>
      <w:r w:rsidDel="00000000" w:rsidR="00000000" w:rsidRPr="00000000">
        <w:rPr>
          <w:sz w:val="24"/>
          <w:szCs w:val="24"/>
          <w:rtl w:val="1"/>
        </w:rPr>
        <w:t xml:space="preserve">: </w:t>
      </w:r>
      <w:r w:rsidDel="00000000" w:rsidR="00000000" w:rsidRPr="00000000">
        <w:rPr>
          <w:sz w:val="24"/>
          <w:szCs w:val="24"/>
          <w:rtl w:val="1"/>
        </w:rPr>
        <w:t xml:space="preserve">איתן</w:t>
      </w:r>
      <w:r w:rsidDel="00000000" w:rsidR="00000000" w:rsidRPr="00000000">
        <w:rPr>
          <w:sz w:val="24"/>
          <w:szCs w:val="24"/>
          <w:rtl w:val="1"/>
        </w:rPr>
        <w:t xml:space="preserve"> </w:t>
      </w:r>
      <w:r w:rsidDel="00000000" w:rsidR="00000000" w:rsidRPr="00000000">
        <w:rPr>
          <w:sz w:val="24"/>
          <w:szCs w:val="24"/>
          <w:rtl w:val="1"/>
        </w:rPr>
        <w:t xml:space="preserve">ממדוב</w:t>
      </w:r>
    </w:p>
    <w:p w:rsidR="00000000" w:rsidDel="00000000" w:rsidP="00000000" w:rsidRDefault="00000000" w:rsidRPr="00000000" ns1:paraId="0000000B">
      <w:pPr>
        <w:bidi w:val="1"/>
        <w:rPr>
          <w:sz w:val="24"/>
          <w:szCs w:val="24"/>
        </w:rPr>
      </w:pPr>
      <w:r w:rsidDel="00000000" w:rsidR="00000000" w:rsidRPr="00000000">
        <w:rPr>
          <w:sz w:val="24"/>
          <w:szCs w:val="24"/>
          <w:rtl w:val="1"/>
        </w:rPr>
        <w:t xml:space="preserve">תעודת</w:t>
      </w:r>
      <w:r w:rsidDel="00000000" w:rsidR="00000000" w:rsidRPr="00000000">
        <w:rPr>
          <w:sz w:val="24"/>
          <w:szCs w:val="24"/>
          <w:rtl w:val="1"/>
        </w:rPr>
        <w:t xml:space="preserve"> </w:t>
      </w:r>
      <w:r w:rsidDel="00000000" w:rsidR="00000000" w:rsidRPr="00000000">
        <w:rPr>
          <w:sz w:val="24"/>
          <w:szCs w:val="24"/>
          <w:rtl w:val="1"/>
        </w:rPr>
        <w:t xml:space="preserve">זהות</w:t>
      </w:r>
      <w:r w:rsidDel="00000000" w:rsidR="00000000" w:rsidRPr="00000000">
        <w:rPr>
          <w:sz w:val="24"/>
          <w:szCs w:val="24"/>
          <w:rtl w:val="1"/>
        </w:rPr>
        <w:t xml:space="preserve">: 216043687</w:t>
      </w:r>
    </w:p>
    <w:p w:rsidR="00000000" w:rsidDel="00000000" w:rsidP="00000000" w:rsidRDefault="00000000" w:rsidRPr="00000000" ns1:paraId="0000000C">
      <w:pPr>
        <w:bidi w:val="1"/>
        <w:rPr>
          <w:sz w:val="24"/>
          <w:szCs w:val="24"/>
        </w:rPr>
      </w:pPr>
      <w:r w:rsidDel="00000000" w:rsidR="00000000" w:rsidRPr="00000000">
        <w:rPr>
          <w:sz w:val="24"/>
          <w:szCs w:val="24"/>
          <w:rtl w:val="1"/>
        </w:rPr>
        <w:t xml:space="preserve">שם</w:t>
      </w:r>
      <w:r w:rsidDel="00000000" w:rsidR="00000000" w:rsidRPr="00000000">
        <w:rPr>
          <w:sz w:val="24"/>
          <w:szCs w:val="24"/>
          <w:rtl w:val="1"/>
        </w:rPr>
        <w:t xml:space="preserve"> </w:t>
      </w:r>
      <w:r w:rsidDel="00000000" w:rsidR="00000000" w:rsidRPr="00000000">
        <w:rPr>
          <w:sz w:val="24"/>
          <w:szCs w:val="24"/>
          <w:rtl w:val="1"/>
        </w:rPr>
        <w:t xml:space="preserve">המנחה</w:t>
      </w:r>
      <w:r w:rsidDel="00000000" w:rsidR="00000000" w:rsidRPr="00000000">
        <w:rPr>
          <w:sz w:val="24"/>
          <w:szCs w:val="24"/>
          <w:rtl w:val="1"/>
        </w:rPr>
        <w:t xml:space="preserve">: </w:t>
      </w:r>
      <w:r w:rsidDel="00000000" w:rsidR="00000000" w:rsidRPr="00000000">
        <w:rPr>
          <w:sz w:val="24"/>
          <w:szCs w:val="24"/>
          <w:rtl w:val="1"/>
        </w:rPr>
        <w:t xml:space="preserve">גדי</w:t>
      </w:r>
      <w:r w:rsidDel="00000000" w:rsidR="00000000" w:rsidRPr="00000000">
        <w:rPr>
          <w:sz w:val="24"/>
          <w:szCs w:val="24"/>
          <w:rtl w:val="1"/>
        </w:rPr>
        <w:t xml:space="preserve"> </w:t>
      </w:r>
      <w:r w:rsidDel="00000000" w:rsidR="00000000" w:rsidRPr="00000000">
        <w:rPr>
          <w:sz w:val="24"/>
          <w:szCs w:val="24"/>
          <w:rtl w:val="1"/>
        </w:rPr>
        <w:t xml:space="preserve">הרמן</w:t>
      </w:r>
      <w:r w:rsidDel="00000000" w:rsidR="00000000" w:rsidRPr="00000000">
        <w:rPr>
          <w:sz w:val="24"/>
          <w:szCs w:val="24"/>
          <w:rtl w:val="1"/>
        </w:rPr>
        <w:t xml:space="preserve"> </w:t>
      </w:r>
      <w:r w:rsidDel="00000000" w:rsidR="00000000" w:rsidRPr="00000000">
        <w:rPr>
          <w:sz w:val="24"/>
          <w:szCs w:val="24"/>
          <w:rtl w:val="1"/>
        </w:rPr>
        <w:t xml:space="preserve">וזאב</w:t>
      </w:r>
    </w:p>
    <w:p w:rsidR="00000000" w:rsidDel="00000000" w:rsidP="00000000" w:rsidRDefault="00000000" w:rsidRPr="00000000" ns1:paraId="0000000D">
      <w:pPr>
        <w:bidi w:val="1"/>
        <w:rPr>
          <w:sz w:val="24"/>
          <w:szCs w:val="24"/>
        </w:rPr>
      </w:pPr>
      <w:r w:rsidDel="00000000" w:rsidR="00000000" w:rsidRPr="00000000">
        <w:rPr>
          <w:sz w:val="24"/>
          <w:szCs w:val="24"/>
          <w:rtl w:val="1"/>
        </w:rPr>
        <w:t xml:space="preserve">שם</w:t>
      </w:r>
      <w:r w:rsidDel="00000000" w:rsidR="00000000" w:rsidRPr="00000000">
        <w:rPr>
          <w:sz w:val="24"/>
          <w:szCs w:val="24"/>
          <w:rtl w:val="1"/>
        </w:rPr>
        <w:t xml:space="preserve"> </w:t>
      </w:r>
      <w:r w:rsidDel="00000000" w:rsidR="00000000" w:rsidRPr="00000000">
        <w:rPr>
          <w:sz w:val="24"/>
          <w:szCs w:val="24"/>
          <w:rtl w:val="1"/>
        </w:rPr>
        <w:t xml:space="preserve">בית</w:t>
      </w:r>
      <w:r w:rsidDel="00000000" w:rsidR="00000000" w:rsidRPr="00000000">
        <w:rPr>
          <w:sz w:val="24"/>
          <w:szCs w:val="24"/>
          <w:rtl w:val="1"/>
        </w:rPr>
        <w:t xml:space="preserve"> </w:t>
      </w:r>
      <w:r w:rsidDel="00000000" w:rsidR="00000000" w:rsidRPr="00000000">
        <w:rPr>
          <w:sz w:val="24"/>
          <w:szCs w:val="24"/>
          <w:rtl w:val="1"/>
        </w:rPr>
        <w:t xml:space="preserve">הספר</w:t>
      </w:r>
      <w:r w:rsidDel="00000000" w:rsidR="00000000" w:rsidRPr="00000000">
        <w:rPr>
          <w:sz w:val="24"/>
          <w:szCs w:val="24"/>
          <w:rtl w:val="1"/>
        </w:rPr>
        <w:t xml:space="preserve">: </w:t>
      </w:r>
      <w:r w:rsidDel="00000000" w:rsidR="00000000" w:rsidRPr="00000000">
        <w:rPr>
          <w:sz w:val="24"/>
          <w:szCs w:val="24"/>
          <w:rtl w:val="1"/>
        </w:rPr>
        <w:t xml:space="preserve">אורט</w:t>
      </w:r>
      <w:r w:rsidDel="00000000" w:rsidR="00000000" w:rsidRPr="00000000">
        <w:rPr>
          <w:sz w:val="24"/>
          <w:szCs w:val="24"/>
          <w:rtl w:val="1"/>
        </w:rPr>
        <w:t xml:space="preserve"> </w:t>
      </w:r>
      <w:r w:rsidDel="00000000" w:rsidR="00000000" w:rsidRPr="00000000">
        <w:rPr>
          <w:sz w:val="24"/>
          <w:szCs w:val="24"/>
          <w:rtl w:val="1"/>
        </w:rPr>
        <w:t xml:space="preserve">רוגוזין</w:t>
      </w:r>
    </w:p>
    <w:p w:rsidR="00000000" w:rsidDel="00000000" w:rsidP="00000000" w:rsidRDefault="00000000" w:rsidRPr="00000000" ns1:paraId="0000000E">
      <w:pPr>
        <w:bidi w:val="1"/>
        <w:rPr>
          <w:sz w:val="24"/>
          <w:szCs w:val="24"/>
        </w:rPr>
      </w:pPr>
      <w:r w:rsidDel="00000000" w:rsidR="00000000" w:rsidRPr="00000000">
        <w:rPr>
          <w:sz w:val="24"/>
          <w:szCs w:val="24"/>
          <w:rtl w:val="1"/>
        </w:rPr>
        <w:t xml:space="preserve">תאריך</w:t>
      </w:r>
      <w:r w:rsidDel="00000000" w:rsidR="00000000" w:rsidRPr="00000000">
        <w:rPr>
          <w:sz w:val="24"/>
          <w:szCs w:val="24"/>
          <w:rtl w:val="1"/>
        </w:rPr>
        <w:t xml:space="preserve"> </w:t>
      </w:r>
      <w:r w:rsidDel="00000000" w:rsidR="00000000" w:rsidRPr="00000000">
        <w:rPr>
          <w:sz w:val="24"/>
          <w:szCs w:val="24"/>
          <w:rtl w:val="1"/>
        </w:rPr>
        <w:t xml:space="preserve">הגשה</w:t>
      </w:r>
      <w:r w:rsidDel="00000000" w:rsidR="00000000" w:rsidRPr="00000000">
        <w:rPr>
          <w:sz w:val="24"/>
          <w:szCs w:val="24"/>
          <w:rtl w:val="1"/>
        </w:rPr>
        <w:t xml:space="preserve">: 12.03.2026</w:t>
      </w:r>
    </w:p>
    <w:p w:rsidR="00000000" w:rsidDel="00000000" w:rsidP="00000000" w:rsidRDefault="00000000" w:rsidRPr="00000000" ns1:paraId="0000000F">
      <w:pPr>
        <w:bidi w:val="1"/>
        <w:rPr>
          <w:sz w:val="24"/>
          <w:szCs w:val="24"/>
        </w:rPr>
      </w:pPr>
      <w:r w:rsidDel="00000000" w:rsidR="00000000" w:rsidRPr="00000000">
        <w:rPr>
          <w:rtl w:val="0"/>
        </w:rPr>
      </w:r>
    </w:p>
    <w:p w:rsidR="00000000" w:rsidDel="00000000" w:rsidP="00000000" w:rsidRDefault="00000000" w:rsidRPr="00000000" ns1:paraId="00000010">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11">
      <w:pPr>
        <w:bidi w:val="1"/>
        <w:rPr>
          <w:sz w:val="24"/>
          <w:szCs w:val="24"/>
        </w:rPr>
      </w:pPr>
      <w:r w:rsidDel="00000000" w:rsidR="00000000" w:rsidRPr="00000000">
        <w:rPr>
          <w:sz w:val="24"/>
          <w:szCs w:val="24"/>
          <w:rtl w:val="1"/>
        </w:rPr>
        <w:t xml:space="preserve">תוכן</w:t>
      </w:r>
      <w:r w:rsidDel="00000000" w:rsidR="00000000" w:rsidRPr="00000000">
        <w:rPr>
          <w:sz w:val="24"/>
          <w:szCs w:val="24"/>
          <w:rtl w:val="1"/>
        </w:rPr>
        <w:t xml:space="preserve"> </w:t>
      </w:r>
      <w:r w:rsidDel="00000000" w:rsidR="00000000" w:rsidRPr="00000000">
        <w:rPr>
          <w:sz w:val="24"/>
          <w:szCs w:val="24"/>
          <w:rtl w:val="1"/>
        </w:rPr>
        <w:t xml:space="preserve">עניינים</w:t>
      </w:r>
    </w:p>
    <w:sdt>
      <w:sdtPr>
        <w:id w:val="-583336351"/>
        <w:docPartObj>
          <w:docPartGallery w:val="Table of Contents"/>
          <w:docPartUnique w:val="1"/>
        </w:docPartObj>
      </w:sdtPr>
      <w:sdtContent>
        <w:p w:rsidR="00000000" w:rsidDel="00000000" w:rsidP="00000000" w:rsidRDefault="00000000" w:rsidRPr="00000000" ns1:paraId="00000012">
          <w:pPr>
            <w:widowControl w:val="0"/>
            <w:tabs>
              <w:tab w:val="right" w:leader="dot" w:pos="12000"/>
            </w:tabs>
            <w:bidi w:val="1"/>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gn4f4ccom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פרק</w:t>
            </w:r>
          </w:hyperlink>
          <w:hyperlink w:anchor="_lgn4f4ccom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1: </w:t>
            </w:r>
          </w:hyperlink>
          <w:hyperlink w:anchor="_lgn4f4ccom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מבוא</w:t>
            </w:r>
          </w:hyperlink>
          <w:hyperlink w:anchor="_lgn4f4ccom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ab/>
              <w:t xml:space="preserve">3</w:t>
            </w:r>
          </w:hyperlink>
          <w:r w:rsidDel="00000000" w:rsidR="00000000" w:rsidRPr="00000000">
            <w:rPr>
              <w:rtl w:val="0"/>
            </w:rPr>
          </w:r>
        </w:p>
        <w:p w:rsidR="00000000" w:rsidDel="00000000" w:rsidP="00000000" w:rsidRDefault="00000000" w:rsidRPr="00000000" ns1:paraId="00000013">
          <w:pPr>
            <w:widowControl w:val="0"/>
            <w:tabs>
              <w:tab w:val="right" w:leader="dot" w:pos="12000"/>
            </w:tabs>
            <w:bidi w:val="1"/>
            <w:spacing w:after="0" w:before="60" w:line="240" w:lineRule="auto"/>
            <w:rPr>
              <w:b w:val="1"/>
              <w:bCs w:val="1"/>
              <w:color w:val="000000"/>
              <w:u w:val="none"/>
            </w:rPr>
          </w:pPr>
          <w:hyperlink w:anchor="_7wt2lnah7w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פרק</w:t>
            </w:r>
          </w:hyperlink>
          <w:hyperlink w:anchor="_7wt2lnah7w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2: </w:t>
            </w:r>
          </w:hyperlink>
          <w:hyperlink w:anchor="_7wt2lnah7w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ניתוח</w:t>
            </w:r>
          </w:hyperlink>
          <w:hyperlink w:anchor="_7wt2lnah7w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7wt2lnah7w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המערכת</w:t>
            </w:r>
          </w:hyperlink>
          <w:hyperlink w:anchor="_7wt2lnah7w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ab/>
              <w:t xml:space="preserve">4</w:t>
            </w:r>
          </w:hyperlink>
          <w:r w:rsidDel="00000000" w:rsidR="00000000" w:rsidRPr="00000000">
            <w:rPr>
              <w:rtl w:val="0"/>
            </w:rPr>
          </w:r>
        </w:p>
        <w:p w:rsidR="00000000" w:rsidDel="00000000" w:rsidP="00000000" w:rsidRDefault="00000000" w:rsidRPr="00000000" ns1:paraId="00000014">
          <w:pPr>
            <w:widowControl w:val="0"/>
            <w:tabs>
              <w:tab w:val="right" w:leader="dot" w:pos="12000"/>
            </w:tabs>
            <w:bidi w:val="1"/>
            <w:spacing w:after="0" w:before="60" w:line="240" w:lineRule="auto"/>
            <w:rPr>
              <w:b w:val="1"/>
              <w:bCs w:val="1"/>
              <w:color w:val="000000"/>
              <w:u w:val="none"/>
            </w:rPr>
          </w:pPr>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פרק</w:t>
            </w:r>
          </w:hyperlink>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3: </w:t>
            </w:r>
          </w:hyperlink>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בסיס</w:t>
            </w:r>
          </w:hyperlink>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הנתונים</w:t>
            </w:r>
          </w:hyperlink>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w:t>
            </w:r>
          </w:hyperlink>
          <w:hyperlink w:anchor="_ls4wvuqu86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ns1:paraId="00000015">
          <w:pPr>
            <w:widowControl w:val="0"/>
            <w:tabs>
              <w:tab w:val="right" w:leader="dot" w:pos="12000"/>
            </w:tabs>
            <w:bidi w:val="1"/>
            <w:spacing w:after="0" w:before="60" w:line="240" w:lineRule="auto"/>
            <w:rPr>
              <w:b w:val="1"/>
              <w:bCs w:val="1"/>
              <w:color w:val="000000"/>
              <w:u w:val="none"/>
            </w:rPr>
          </w:pPr>
          <w:hyperlink w:anchor="_ztxng2iu1b5">
            <w:r w:rsidDel="00000000" w:rsidR="00000000" w:rsidRPr="00000000">
              <w:rPr>
                <w:b w:val="1"/>
                <w:bCs w:val="1"/>
                <w:color w:val="000000"/>
                <w:u w:val="none"/>
                <w:rtl w:val="1"/>
              </w:rPr>
              <w:t xml:space="preserve">פרק</w:t>
            </w:r>
          </w:hyperlink>
          <w:hyperlink w:anchor="_ztxng2iu1b5">
            <w:r w:rsidDel="00000000" w:rsidR="00000000" w:rsidRPr="00000000">
              <w:rPr>
                <w:b w:val="1"/>
                <w:bCs w:val="1"/>
                <w:color w:val="000000"/>
                <w:u w:val="none"/>
                <w:rtl w:val="1"/>
              </w:rPr>
              <w:t xml:space="preserve"> 4: </w:t>
            </w:r>
          </w:hyperlink>
          <w:hyperlink w:anchor="_ztxng2iu1b5">
            <w:r w:rsidDel="00000000" w:rsidR="00000000" w:rsidRPr="00000000">
              <w:rPr>
                <w:b w:val="1"/>
                <w:bCs w:val="1"/>
                <w:color w:val="000000"/>
                <w:u w:val="none"/>
                <w:rtl w:val="1"/>
              </w:rPr>
              <w:t xml:space="preserve">מימוש</w:t>
            </w:r>
          </w:hyperlink>
          <w:hyperlink w:anchor="_ztxng2iu1b5">
            <w:r w:rsidDel="00000000" w:rsidR="00000000" w:rsidRPr="00000000">
              <w:rPr>
                <w:b w:val="1"/>
                <w:bCs w:val="1"/>
                <w:color w:val="000000"/>
                <w:u w:val="none"/>
                <w:rtl w:val="1"/>
              </w:rPr>
              <w:t xml:space="preserve"> </w:t>
            </w:r>
          </w:hyperlink>
          <w:hyperlink w:anchor="_ztxng2iu1b5">
            <w:r w:rsidDel="00000000" w:rsidR="00000000" w:rsidRPr="00000000">
              <w:rPr>
                <w:b w:val="1"/>
                <w:bCs w:val="1"/>
                <w:color w:val="000000"/>
                <w:u w:val="none"/>
                <w:rtl w:val="1"/>
              </w:rPr>
              <w:t xml:space="preserve">הפרויקט</w:t>
            </w:r>
          </w:hyperlink>
          <w:hyperlink w:anchor="_ztxng2iu1b5">
            <w:r w:rsidDel="00000000" w:rsidR="00000000" w:rsidRPr="00000000">
              <w:rPr>
                <w:b w:val="1"/>
                <w:bCs w:val="1"/>
                <w:color w:val="000000"/>
                <w:u w:val="none"/>
                <w:rtl w:val="1"/>
              </w:rPr>
              <w:t xml:space="preserve"> - </w:t>
            </w:r>
          </w:hyperlink>
          <w:hyperlink w:anchor="_ztxng2iu1b5">
            <w:r w:rsidDel="00000000" w:rsidR="00000000" w:rsidRPr="00000000">
              <w:rPr>
                <w:b w:val="1"/>
                <w:bCs w:val="1"/>
                <w:color w:val="000000"/>
                <w:u w:val="none"/>
                <w:rtl w:val="1"/>
              </w:rPr>
              <w:t xml:space="preserve">צד</w:t>
            </w:r>
          </w:hyperlink>
          <w:hyperlink w:anchor="_ztxng2iu1b5">
            <w:r w:rsidDel="00000000" w:rsidR="00000000" w:rsidRPr="00000000">
              <w:rPr>
                <w:b w:val="1"/>
                <w:bCs w:val="1"/>
                <w:color w:val="000000"/>
                <w:u w:val="none"/>
                <w:rtl w:val="1"/>
              </w:rPr>
              <w:t xml:space="preserve"> </w:t>
            </w:r>
          </w:hyperlink>
          <w:hyperlink w:anchor="_ztxng2iu1b5">
            <w:r w:rsidDel="00000000" w:rsidR="00000000" w:rsidRPr="00000000">
              <w:rPr>
                <w:b w:val="1"/>
                <w:bCs w:val="1"/>
                <w:color w:val="000000"/>
                <w:u w:val="none"/>
                <w:rtl w:val="1"/>
              </w:rPr>
              <w:t xml:space="preserve">שרת</w:t>
            </w:r>
          </w:hyperlink>
          <w:hyperlink w:anchor="_ztxng2iu1b5">
            <w:r w:rsidDel="00000000" w:rsidR="00000000" w:rsidRPr="00000000">
              <w:rPr>
                <w:b w:val="1"/>
                <w:bCs w:val="1"/>
                <w:color w:val="000000"/>
                <w:u w:val="none"/>
                <w:rtl w:val="1"/>
              </w:rPr>
              <w:tab/>
              <w:t xml:space="preserve">7</w:t>
            </w:r>
          </w:hyperlink>
          <w:r w:rsidDel="00000000" w:rsidR="00000000" w:rsidRPr="00000000">
            <w:rPr>
              <w:rtl w:val="0"/>
            </w:rPr>
          </w:r>
        </w:p>
        <w:p w:rsidR="00000000" w:rsidDel="00000000" w:rsidP="00000000" w:rsidRDefault="00000000" w:rsidRPr="00000000" ns1:paraId="00000016">
          <w:pPr>
            <w:widowControl w:val="0"/>
            <w:tabs>
              <w:tab w:val="right" w:leader="dot" w:pos="12000"/>
            </w:tabs>
            <w:bidi w:val="1"/>
            <w:spacing w:after="0" w:before="60" w:line="240" w:lineRule="auto"/>
            <w:rPr>
              <w:b w:val="1"/>
              <w:bCs w:val="1"/>
              <w:color w:val="000000"/>
              <w:u w:val="none"/>
            </w:rPr>
          </w:pPr>
          <w:hyperlink w:anchor="_e33ph3x0cugt">
            <w:r w:rsidDel="00000000" w:rsidR="00000000" w:rsidRPr="00000000">
              <w:rPr>
                <w:b w:val="1"/>
                <w:bCs w:val="1"/>
                <w:color w:val="000000"/>
                <w:u w:val="none"/>
                <w:rtl w:val="1"/>
              </w:rPr>
              <w:t xml:space="preserve">פרק</w:t>
            </w:r>
          </w:hyperlink>
          <w:hyperlink w:anchor="_e33ph3x0cugt">
            <w:r w:rsidDel="00000000" w:rsidR="00000000" w:rsidRPr="00000000">
              <w:rPr>
                <w:b w:val="1"/>
                <w:bCs w:val="1"/>
                <w:color w:val="000000"/>
                <w:u w:val="none"/>
                <w:rtl w:val="1"/>
              </w:rPr>
              <w:t xml:space="preserve"> 5: </w:t>
            </w:r>
          </w:hyperlink>
          <w:hyperlink w:anchor="_e33ph3x0cugt">
            <w:r w:rsidDel="00000000" w:rsidR="00000000" w:rsidRPr="00000000">
              <w:rPr>
                <w:b w:val="1"/>
                <w:bCs w:val="1"/>
                <w:color w:val="000000"/>
                <w:u w:val="none"/>
                <w:rtl w:val="1"/>
              </w:rPr>
              <w:t xml:space="preserve">שכבת</w:t>
            </w:r>
          </w:hyperlink>
          <w:hyperlink w:anchor="_e33ph3x0cugt">
            <w:r w:rsidDel="00000000" w:rsidR="00000000" w:rsidRPr="00000000">
              <w:rPr>
                <w:b w:val="1"/>
                <w:bCs w:val="1"/>
                <w:color w:val="000000"/>
                <w:u w:val="none"/>
                <w:rtl w:val="1"/>
              </w:rPr>
              <w:t xml:space="preserve"> </w:t>
            </w:r>
          </w:hyperlink>
          <w:hyperlink w:anchor="_e33ph3x0cugt">
            <w:r w:rsidDel="00000000" w:rsidR="00000000" w:rsidRPr="00000000">
              <w:rPr>
                <w:b w:val="1"/>
                <w:bCs w:val="1"/>
                <w:color w:val="000000"/>
                <w:u w:val="none"/>
                <w:rtl w:val="1"/>
              </w:rPr>
              <w:t xml:space="preserve">שירותי</w:t>
            </w:r>
          </w:hyperlink>
          <w:hyperlink w:anchor="_e33ph3x0cugt">
            <w:r w:rsidDel="00000000" w:rsidR="00000000" w:rsidRPr="00000000">
              <w:rPr>
                <w:b w:val="1"/>
                <w:bCs w:val="1"/>
                <w:color w:val="000000"/>
                <w:u w:val="none"/>
                <w:rtl w:val="1"/>
              </w:rPr>
              <w:t xml:space="preserve"> </w:t>
            </w:r>
          </w:hyperlink>
          <w:hyperlink w:anchor="_e33ph3x0cugt">
            <w:r w:rsidDel="00000000" w:rsidR="00000000" w:rsidRPr="00000000">
              <w:rPr>
                <w:b w:val="1"/>
                <w:bCs w:val="1"/>
                <w:color w:val="000000"/>
                <w:u w:val="none"/>
                <w:rtl w:val="1"/>
              </w:rPr>
              <w:t xml:space="preserve">רשת</w:t>
            </w:r>
          </w:hyperlink>
          <w:hyperlink w:anchor="_e33ph3x0cugt">
            <w:r w:rsidDel="00000000" w:rsidR="00000000" w:rsidRPr="00000000">
              <w:rPr>
                <w:b w:val="1"/>
                <w:bCs w:val="1"/>
                <w:color w:val="000000"/>
                <w:u w:val="none"/>
                <w:rtl w:val="1"/>
              </w:rPr>
              <w:t xml:space="preserve"> (</w:t>
            </w:r>
          </w:hyperlink>
          <w:hyperlink w:anchor="_e33ph3x0cugt">
            <w:r w:rsidDel="00000000" w:rsidR="00000000" w:rsidRPr="00000000">
              <w:rPr>
                <w:b w:val="1"/>
                <w:bCs w:val="1"/>
                <w:color w:val="000000"/>
                <w:u w:val="none"/>
                <w:rtl w:val="0"/>
              </w:rPr>
              <w:t xml:space="preserve">Web</w:t>
            </w:r>
          </w:hyperlink>
          <w:hyperlink w:anchor="_e33ph3x0cugt">
            <w:r w:rsidDel="00000000" w:rsidR="00000000" w:rsidRPr="00000000">
              <w:rPr>
                <w:b w:val="1"/>
                <w:bCs w:val="1"/>
                <w:color w:val="000000"/>
                <w:u w:val="none"/>
                <w:rtl w:val="0"/>
              </w:rPr>
              <w:t xml:space="preserve"> </w:t>
            </w:r>
          </w:hyperlink>
          <w:hyperlink w:anchor="_e33ph3x0cugt">
            <w:r w:rsidDel="00000000" w:rsidR="00000000" w:rsidRPr="00000000">
              <w:rPr>
                <w:b w:val="1"/>
                <w:bCs w:val="1"/>
                <w:color w:val="000000"/>
                <w:u w:val="none"/>
                <w:rtl w:val="0"/>
              </w:rPr>
              <w:t xml:space="preserve">Services</w:t>
            </w:r>
          </w:hyperlink>
          <w:hyperlink w:anchor="_e33ph3x0cugt">
            <w:r w:rsidDel="00000000" w:rsidR="00000000" w:rsidRPr="00000000">
              <w:rPr>
                <w:b w:val="1"/>
                <w:bCs w:val="1"/>
                <w:color w:val="000000"/>
                <w:u w:val="none"/>
                <w:rtl w:val="0"/>
              </w:rPr>
              <w:t xml:space="preserve">)</w:t>
              <w:tab/>
              <w:t xml:space="preserve">8</w:t>
            </w:r>
          </w:hyperlink>
          <w:r w:rsidDel="00000000" w:rsidR="00000000" w:rsidRPr="00000000">
            <w:rPr>
              <w:rtl w:val="0"/>
            </w:rPr>
          </w:r>
        </w:p>
        <w:p w:rsidR="00000000" w:rsidDel="00000000" w:rsidP="00000000" w:rsidRDefault="00000000" w:rsidRPr="00000000" ns1:paraId="00000017">
          <w:pPr>
            <w:widowControl w:val="0"/>
            <w:tabs>
              <w:tab w:val="right" w:leader="dot" w:pos="12000"/>
            </w:tabs>
            <w:bidi w:val="1"/>
            <w:spacing w:after="0" w:before="60" w:line="240" w:lineRule="auto"/>
            <w:rPr>
              <w:b w:val="1"/>
              <w:bCs w:val="1"/>
              <w:color w:val="000000"/>
              <w:u w:val="none"/>
            </w:rPr>
          </w:pPr>
          <w:hyperlink w:anchor="_8p2gtffs33bi">
            <w:r w:rsidDel="00000000" w:rsidR="00000000" w:rsidRPr="00000000">
              <w:rPr>
                <w:b w:val="1"/>
                <w:bCs w:val="1"/>
                <w:color w:val="000000"/>
                <w:u w:val="none"/>
                <w:rtl w:val="1"/>
              </w:rPr>
              <w:t xml:space="preserve">פרק</w:t>
            </w:r>
          </w:hyperlink>
          <w:hyperlink w:anchor="_8p2gtffs33bi">
            <w:r w:rsidDel="00000000" w:rsidR="00000000" w:rsidRPr="00000000">
              <w:rPr>
                <w:b w:val="1"/>
                <w:bCs w:val="1"/>
                <w:color w:val="000000"/>
                <w:u w:val="none"/>
                <w:rtl w:val="1"/>
              </w:rPr>
              <w:t xml:space="preserve"> 6: </w:t>
            </w:r>
          </w:hyperlink>
          <w:hyperlink w:anchor="_8p2gtffs33bi">
            <w:r w:rsidDel="00000000" w:rsidR="00000000" w:rsidRPr="00000000">
              <w:rPr>
                <w:b w:val="1"/>
                <w:bCs w:val="1"/>
                <w:color w:val="000000"/>
                <w:u w:val="none"/>
                <w:rtl w:val="1"/>
              </w:rPr>
              <w:t xml:space="preserve">צד</w:t>
            </w:r>
          </w:hyperlink>
          <w:hyperlink w:anchor="_8p2gtffs33bi">
            <w:r w:rsidDel="00000000" w:rsidR="00000000" w:rsidRPr="00000000">
              <w:rPr>
                <w:b w:val="1"/>
                <w:bCs w:val="1"/>
                <w:color w:val="000000"/>
                <w:u w:val="none"/>
                <w:rtl w:val="1"/>
              </w:rPr>
              <w:t xml:space="preserve"> </w:t>
            </w:r>
          </w:hyperlink>
          <w:hyperlink w:anchor="_8p2gtffs33bi">
            <w:r w:rsidDel="00000000" w:rsidR="00000000" w:rsidRPr="00000000">
              <w:rPr>
                <w:b w:val="1"/>
                <w:bCs w:val="1"/>
                <w:color w:val="000000"/>
                <w:u w:val="none"/>
                <w:rtl w:val="1"/>
              </w:rPr>
              <w:t xml:space="preserve">לקוח</w:t>
            </w:r>
          </w:hyperlink>
          <w:hyperlink w:anchor="_8p2gtffs33bi">
            <w:r w:rsidDel="00000000" w:rsidR="00000000" w:rsidRPr="00000000">
              <w:rPr>
                <w:b w:val="1"/>
                <w:bCs w:val="1"/>
                <w:color w:val="000000"/>
                <w:u w:val="none"/>
                <w:rtl w:val="1"/>
              </w:rPr>
              <w:t xml:space="preserve"> (</w:t>
            </w:r>
          </w:hyperlink>
          <w:hyperlink w:anchor="_8p2gtffs33bi">
            <w:r w:rsidDel="00000000" w:rsidR="00000000" w:rsidRPr="00000000">
              <w:rPr>
                <w:b w:val="1"/>
                <w:bCs w:val="1"/>
                <w:color w:val="000000"/>
                <w:u w:val="none"/>
                <w:rtl w:val="0"/>
              </w:rPr>
              <w:t xml:space="preserve">Client</w:t>
            </w:r>
          </w:hyperlink>
          <w:hyperlink w:anchor="_8p2gtffs33bi">
            <w:r w:rsidDel="00000000" w:rsidR="00000000" w:rsidRPr="00000000">
              <w:rPr>
                <w:b w:val="1"/>
                <w:bCs w:val="1"/>
                <w:color w:val="000000"/>
                <w:u w:val="none"/>
                <w:rtl w:val="0"/>
              </w:rPr>
              <w:t xml:space="preserve"> </w:t>
            </w:r>
          </w:hyperlink>
          <w:hyperlink w:anchor="_8p2gtffs33bi">
            <w:r w:rsidDel="00000000" w:rsidR="00000000" w:rsidRPr="00000000">
              <w:rPr>
                <w:b w:val="1"/>
                <w:bCs w:val="1"/>
                <w:color w:val="000000"/>
                <w:u w:val="none"/>
                <w:rtl w:val="0"/>
              </w:rPr>
              <w:t xml:space="preserve">Side</w:t>
            </w:r>
          </w:hyperlink>
          <w:hyperlink w:anchor="_8p2gtffs33bi">
            <w:r w:rsidDel="00000000" w:rsidR="00000000" w:rsidRPr="00000000">
              <w:rPr>
                <w:b w:val="1"/>
                <w:bCs w:val="1"/>
                <w:color w:val="000000"/>
                <w:u w:val="none"/>
                <w:rtl w:val="0"/>
              </w:rPr>
              <w:t xml:space="preserve">)</w:t>
              <w:tab/>
              <w:t xml:space="preserve">9</w:t>
            </w:r>
          </w:hyperlink>
          <w:r w:rsidDel="00000000" w:rsidR="00000000" w:rsidRPr="00000000">
            <w:rPr>
              <w:rtl w:val="0"/>
            </w:rPr>
          </w:r>
        </w:p>
        <w:p w:rsidR="00000000" w:rsidDel="00000000" w:rsidP="00000000" w:rsidRDefault="00000000" w:rsidRPr="00000000" ns1:paraId="00000018">
          <w:pPr>
            <w:widowControl w:val="0"/>
            <w:tabs>
              <w:tab w:val="right" w:leader="dot" w:pos="12000"/>
            </w:tabs>
            <w:bidi w:val="1"/>
            <w:spacing w:after="0" w:before="60" w:line="240" w:lineRule="auto"/>
            <w:rPr>
              <w:b w:val="1"/>
              <w:bCs w:val="1"/>
              <w:color w:val="000000"/>
              <w:u w:val="none"/>
            </w:rPr>
          </w:pPr>
          <w:hyperlink w:anchor="_khma563r8czq">
            <w:r w:rsidDel="00000000" w:rsidR="00000000" w:rsidRPr="00000000">
              <w:rPr>
                <w:b w:val="1"/>
                <w:bCs w:val="1"/>
                <w:color w:val="000000"/>
                <w:u w:val="none"/>
                <w:rtl w:val="1"/>
              </w:rPr>
              <w:t xml:space="preserve">פרק</w:t>
            </w:r>
          </w:hyperlink>
          <w:hyperlink w:anchor="_khma563r8czq">
            <w:r w:rsidDel="00000000" w:rsidR="00000000" w:rsidRPr="00000000">
              <w:rPr>
                <w:b w:val="1"/>
                <w:bCs w:val="1"/>
                <w:color w:val="000000"/>
                <w:u w:val="none"/>
                <w:rtl w:val="1"/>
              </w:rPr>
              <w:t xml:space="preserve"> 7: </w:t>
            </w:r>
          </w:hyperlink>
          <w:hyperlink w:anchor="_khma563r8czq">
            <w:r w:rsidDel="00000000" w:rsidR="00000000" w:rsidRPr="00000000">
              <w:rPr>
                <w:b w:val="1"/>
                <w:bCs w:val="1"/>
                <w:color w:val="000000"/>
                <w:u w:val="none"/>
                <w:rtl w:val="1"/>
              </w:rPr>
              <w:t xml:space="preserve">מדריך</w:t>
            </w:r>
          </w:hyperlink>
          <w:hyperlink w:anchor="_khma563r8czq">
            <w:r w:rsidDel="00000000" w:rsidR="00000000" w:rsidRPr="00000000">
              <w:rPr>
                <w:b w:val="1"/>
                <w:bCs w:val="1"/>
                <w:color w:val="000000"/>
                <w:u w:val="none"/>
                <w:rtl w:val="1"/>
              </w:rPr>
              <w:t xml:space="preserve"> </w:t>
            </w:r>
          </w:hyperlink>
          <w:hyperlink w:anchor="_khma563r8czq">
            <w:r w:rsidDel="00000000" w:rsidR="00000000" w:rsidRPr="00000000">
              <w:rPr>
                <w:b w:val="1"/>
                <w:bCs w:val="1"/>
                <w:color w:val="000000"/>
                <w:u w:val="none"/>
                <w:rtl w:val="1"/>
              </w:rPr>
              <w:t xml:space="preserve">למשתמש</w:t>
            </w:r>
          </w:hyperlink>
          <w:hyperlink w:anchor="_khma563r8czq">
            <w:r w:rsidDel="00000000" w:rsidR="00000000" w:rsidRPr="00000000">
              <w:rPr>
                <w:b w:val="1"/>
                <w:bCs w:val="1"/>
                <w:color w:val="000000"/>
                <w:u w:val="none"/>
                <w:rtl w:val="1"/>
              </w:rPr>
              <w:tab/>
              <w:t xml:space="preserve">10</w:t>
            </w:r>
          </w:hyperlink>
          <w:r w:rsidDel="00000000" w:rsidR="00000000" w:rsidRPr="00000000">
            <w:rPr>
              <w:rtl w:val="0"/>
            </w:rPr>
          </w:r>
        </w:p>
        <w:p w:rsidR="00000000" w:rsidDel="00000000" w:rsidP="00000000" w:rsidRDefault="00000000" w:rsidRPr="00000000" ns1:paraId="00000019">
          <w:pPr>
            <w:widowControl w:val="0"/>
            <w:tabs>
              <w:tab w:val="right" w:leader="dot" w:pos="12000"/>
            </w:tabs>
            <w:bidi w:val="1"/>
            <w:spacing w:after="0" w:before="60" w:line="240" w:lineRule="auto"/>
            <w:rPr>
              <w:b w:val="1"/>
              <w:bCs w:val="1"/>
              <w:color w:val="000000"/>
              <w:u w:val="none"/>
            </w:rPr>
          </w:pPr>
          <w:hyperlink w:anchor="_f98gbqzg7e5h">
            <w:r w:rsidDel="00000000" w:rsidR="00000000" w:rsidRPr="00000000">
              <w:rPr>
                <w:b w:val="1"/>
                <w:bCs w:val="1"/>
                <w:color w:val="000000"/>
                <w:u w:val="none"/>
                <w:rtl w:val="1"/>
              </w:rPr>
              <w:t xml:space="preserve">פרק</w:t>
            </w:r>
          </w:hyperlink>
          <w:hyperlink w:anchor="_f98gbqzg7e5h">
            <w:r w:rsidDel="00000000" w:rsidR="00000000" w:rsidRPr="00000000">
              <w:rPr>
                <w:b w:val="1"/>
                <w:bCs w:val="1"/>
                <w:color w:val="000000"/>
                <w:u w:val="none"/>
                <w:rtl w:val="1"/>
              </w:rPr>
              <w:t xml:space="preserve"> 8: </w:t>
            </w:r>
          </w:hyperlink>
          <w:hyperlink w:anchor="_f98gbqzg7e5h">
            <w:r w:rsidDel="00000000" w:rsidR="00000000" w:rsidRPr="00000000">
              <w:rPr>
                <w:b w:val="1"/>
                <w:bCs w:val="1"/>
                <w:color w:val="000000"/>
                <w:u w:val="none"/>
                <w:rtl w:val="1"/>
              </w:rPr>
              <w:t xml:space="preserve">סיכום</w:t>
            </w:r>
          </w:hyperlink>
          <w:hyperlink w:anchor="_f98gbqzg7e5h">
            <w:r w:rsidDel="00000000" w:rsidR="00000000" w:rsidRPr="00000000">
              <w:rPr>
                <w:b w:val="1"/>
                <w:bCs w:val="1"/>
                <w:color w:val="000000"/>
                <w:u w:val="none"/>
                <w:rtl w:val="1"/>
              </w:rPr>
              <w:t xml:space="preserve"> </w:t>
            </w:r>
          </w:hyperlink>
          <w:hyperlink w:anchor="_f98gbqzg7e5h">
            <w:r w:rsidDel="00000000" w:rsidR="00000000" w:rsidRPr="00000000">
              <w:rPr>
                <w:b w:val="1"/>
                <w:bCs w:val="1"/>
                <w:color w:val="000000"/>
                <w:u w:val="none"/>
                <w:rtl w:val="1"/>
              </w:rPr>
              <w:t xml:space="preserve">אישי</w:t>
            </w:r>
          </w:hyperlink>
          <w:hyperlink w:anchor="_f98gbqzg7e5h">
            <w:r w:rsidDel="00000000" w:rsidR="00000000" w:rsidRPr="00000000">
              <w:rPr>
                <w:b w:val="1"/>
                <w:bCs w:val="1"/>
                <w:color w:val="000000"/>
                <w:u w:val="none"/>
                <w:rtl w:val="1"/>
              </w:rPr>
              <w:t xml:space="preserve"> </w:t>
            </w:r>
          </w:hyperlink>
          <w:hyperlink w:anchor="_f98gbqzg7e5h">
            <w:r w:rsidDel="00000000" w:rsidR="00000000" w:rsidRPr="00000000">
              <w:rPr>
                <w:b w:val="1"/>
                <w:bCs w:val="1"/>
                <w:color w:val="000000"/>
                <w:u w:val="none"/>
                <w:rtl w:val="1"/>
              </w:rPr>
              <w:t xml:space="preserve">ורפלקציה</w:t>
            </w:r>
          </w:hyperlink>
          <w:hyperlink w:anchor="_f98gbqzg7e5h">
            <w:r w:rsidDel="00000000" w:rsidR="00000000" w:rsidRPr="00000000">
              <w:rPr>
                <w:b w:val="1"/>
                <w:bCs w:val="1"/>
                <w:color w:val="000000"/>
                <w:u w:val="none"/>
                <w:rtl w:val="1"/>
              </w:rPr>
              <w:tab/>
              <w:t xml:space="preserve">11</w:t>
            </w:r>
          </w:hyperlink>
          <w:r w:rsidDel="00000000" w:rsidR="00000000" w:rsidRPr="00000000">
            <w:rPr>
              <w:rtl w:val="0"/>
            </w:rPr>
          </w:r>
        </w:p>
        <w:p w:rsidR="00000000" w:rsidDel="00000000" w:rsidP="00000000" w:rsidRDefault="00000000" w:rsidRPr="00000000" ns1:paraId="0000001A">
          <w:pPr>
            <w:widowControl w:val="0"/>
            <w:tabs>
              <w:tab w:val="right" w:leader="dot" w:pos="12000"/>
            </w:tabs>
            <w:bidi w:val="1"/>
            <w:spacing w:after="0" w:before="60" w:line="240" w:lineRule="auto"/>
            <w:rPr>
              <w:b w:val="1"/>
              <w:bCs w:val="1"/>
              <w:color w:val="000000"/>
              <w:u w:val="none"/>
            </w:rPr>
          </w:pPr>
          <w:hyperlink w:anchor="_iwn4dy2eznyb">
            <w:r w:rsidDel="00000000" w:rsidR="00000000" w:rsidRPr="00000000">
              <w:rPr>
                <w:b w:val="1"/>
                <w:bCs w:val="1"/>
                <w:color w:val="000000"/>
                <w:u w:val="none"/>
                <w:rtl w:val="1"/>
              </w:rPr>
              <w:t xml:space="preserve">ביבליוגרפיה</w:t>
            </w:r>
          </w:hyperlink>
          <w:hyperlink w:anchor="_iwn4dy2eznyb">
            <w:r w:rsidDel="00000000" w:rsidR="00000000" w:rsidRPr="00000000">
              <w:rPr>
                <w:b w:val="1"/>
                <w:bCs w:val="1"/>
                <w:color w:val="000000"/>
                <w:u w:val="none"/>
                <w:rtl w:val="1"/>
              </w:rPr>
              <w:tab/>
              <w:t xml:space="preserve">12</w:t>
            </w:r>
          </w:hyperlink>
          <w:r w:rsidDel="00000000" w:rsidR="00000000" w:rsidRPr="00000000">
            <w:rPr>
              <w:rtl w:val="0"/>
            </w:rPr>
          </w:r>
        </w:p>
        <w:p w:rsidR="00000000" w:rsidDel="00000000" w:rsidP="00000000" w:rsidRDefault="00000000" w:rsidRPr="00000000" ns1:paraId="0000001B">
          <w:pPr>
            <w:widowControl w:val="0"/>
            <w:tabs>
              <w:tab w:val="right" w:leader="dot" w:pos="12000"/>
            </w:tabs>
            <w:bidi w:val="1"/>
            <w:spacing w:after="0" w:before="60" w:line="240" w:lineRule="auto"/>
            <w:rPr>
              <w:b w:val="1"/>
              <w:bCs w:val="1"/>
              <w:color w:val="000000"/>
              <w:u w:val="none"/>
            </w:rPr>
          </w:pPr>
          <w:hyperlink w:anchor="_iud4qikp70d5">
            <w:r w:rsidDel="00000000" w:rsidR="00000000" w:rsidRPr="00000000">
              <w:rPr>
                <w:b w:val="1"/>
                <w:bCs w:val="1"/>
                <w:color w:val="000000"/>
                <w:u w:val="none"/>
                <w:rtl w:val="1"/>
              </w:rPr>
              <w:t xml:space="preserve">נספחים</w:t>
            </w:r>
          </w:hyperlink>
          <w:hyperlink w:anchor="_iud4qikp70d5">
            <w:r w:rsidDel="00000000" w:rsidR="00000000" w:rsidRPr="00000000">
              <w:rPr>
                <w:b w:val="1"/>
                <w:bCs w:val="1"/>
                <w:color w:val="000000"/>
                <w:u w:val="none"/>
                <w:rtl w:val="1"/>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C">
      <w:pPr>
        <w:bidi w:val="1"/>
        <w:rPr>
          <w:sz w:val="24"/>
          <w:szCs w:val="24"/>
        </w:rPr>
      </w:pPr>
      <w:r w:rsidDel="00000000" w:rsidR="00000000" w:rsidRPr="00000000">
        <w:rPr>
          <w:rtl w:val="0"/>
        </w:rPr>
      </w:r>
    </w:p>
    <w:p w:rsidR="00000000" w:rsidDel="00000000" w:rsidP="00000000" w:rsidRDefault="00000000" w:rsidRPr="00000000" ns1:paraId="0000001D">
      <w:pPr>
        <w:bidi w:val="1"/>
        <w:rPr>
          <w:sz w:val="24"/>
          <w:szCs w:val="24"/>
        </w:rPr>
      </w:pPr>
      <w:r w:rsidDel="00000000" w:rsidR="00000000" w:rsidRPr="00000000">
        <w:rPr>
          <w:rtl w:val="0"/>
        </w:rPr>
      </w:r>
    </w:p>
    <w:p w:rsidR="00000000" w:rsidDel="00000000" w:rsidP="00000000" w:rsidRDefault="00000000" w:rsidRPr="00000000" ns1:paraId="0000001E">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1F">
      <w:pPr>
        <w:pStyle w:val="Heading1"/>
        <w:bidi w:val="1"/>
        <w:rPr>
          <w:b w:val="1"/>
          <w:bCs w:val="1"/>
          <w:sz w:val="34"/>
          <w:szCs w:val="34"/>
        </w:rPr>
      </w:pPr>
      <w:bookmarkStart w:colFirst="0" w:colLast="0" w:name="_lgn4f4ccomj9" w:id="0"/>
      <w:bookmarkEnd w:id="0"/>
      <w:r w:rsidDel="00000000" w:rsidR="00000000" w:rsidRPr="00000000">
        <w:rPr>
          <w:rtl w:val="1"/>
        </w:rPr>
        <w:t xml:space="preserve">פרק</w:t>
      </w:r>
      <w:r w:rsidDel="00000000" w:rsidR="00000000" w:rsidRPr="00000000">
        <w:rPr>
          <w:rtl w:val="1"/>
        </w:rPr>
        <w:t xml:space="preserve"> 1: </w:t>
      </w:r>
      <w:r w:rsidDel="00000000" w:rsidR="00000000" w:rsidRPr="00000000">
        <w:rPr>
          <w:rtl w:val="1"/>
        </w:rPr>
        <w:t xml:space="preserve">מבוא</w:t>
      </w:r>
      <w:r w:rsidDel="00000000" w:rsidR="00000000" w:rsidRPr="00000000">
        <w:rPr>
          <w:rtl w:val="0"/>
        </w:rPr>
      </w:r>
    </w:p>
    <w:p w:rsidR="00000000" w:rsidDel="00000000" w:rsidP="00000000" w:rsidRDefault="00000000" w:rsidRPr="00000000" ns1:paraId="00000020">
      <w:pPr>
        <w:pStyle w:val="Heading3"/>
        <w:keepNext w:val="0"/>
        <w:keepLines w:val="0"/>
        <w:bidi w:val="1"/>
        <w:spacing w:before="280" w:lineRule="auto"/>
        <w:rPr>
          <w:b w:val="1"/>
          <w:bCs w:val="1"/>
          <w:color w:val="000000"/>
          <w:sz w:val="26"/>
          <w:szCs w:val="26"/>
        </w:rPr>
      </w:pPr>
      <w:bookmarkStart w:colFirst="0" w:colLast="0" w:name="_gdysyu6gwemn" w:id="1"/>
      <w:bookmarkEnd w:id="1"/>
      <w:r w:rsidDel="00000000" w:rsidR="00000000" w:rsidRPr="00000000">
        <w:rPr>
          <w:b w:val="1"/>
          <w:bCs w:val="1"/>
          <w:color w:val="000000"/>
          <w:sz w:val="26"/>
          <w:szCs w:val="26"/>
          <w:rtl w:val="1"/>
        </w:rPr>
        <w:t xml:space="preserve">הרקע</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לפרויקט</w:t>
      </w:r>
    </w:p>
    <w:p w:rsidR="00000000" w:rsidDel="00000000" w:rsidP="00000000" w:rsidRDefault="00000000" w:rsidRPr="00000000" ns1:paraId="00000021">
      <w:pPr>
        <w:bidi w:val="1"/>
        <w:spacing w:after="240" w:before="240" w:lineRule="auto"/>
        <w:rPr>
          <w:sz w:val="24"/>
          <w:szCs w:val="24"/>
        </w:rPr>
      </w:pPr>
      <w:r w:rsidDel="00000000" w:rsidR="00000000" w:rsidRPr="00000000">
        <w:rPr>
          <w:sz w:val="24"/>
          <w:szCs w:val="24"/>
          <w:rtl w:val="0"/>
        </w:rPr>
        <w:t xml:space="preserve">LookLux</w:t>
      </w:r>
      <w:r w:rsidDel="00000000" w:rsidR="00000000" w:rsidRPr="00000000">
        <w:rPr>
          <w:sz w:val="24"/>
          <w:szCs w:val="24"/>
          <w:rtl w:val="1"/>
        </w:rPr>
        <w:t xml:space="preserve"> </w:t>
      </w:r>
      <w:r w:rsidDel="00000000" w:rsidR="00000000" w:rsidRPr="00000000">
        <w:rPr>
          <w:sz w:val="24"/>
          <w:szCs w:val="24"/>
          <w:rtl w:val="1"/>
        </w:rPr>
        <w:t xml:space="preserve">היא</w:t>
      </w:r>
      <w:r w:rsidDel="00000000" w:rsidR="00000000" w:rsidRPr="00000000">
        <w:rPr>
          <w:sz w:val="24"/>
          <w:szCs w:val="24"/>
          <w:rtl w:val="1"/>
        </w:rPr>
        <w:t xml:space="preserve"> </w:t>
      </w:r>
      <w:r w:rsidDel="00000000" w:rsidR="00000000" w:rsidRPr="00000000">
        <w:rPr>
          <w:sz w:val="24"/>
          <w:szCs w:val="24"/>
          <w:rtl w:val="1"/>
        </w:rPr>
        <w:t xml:space="preserve">מערכת</w:t>
      </w:r>
      <w:r w:rsidDel="00000000" w:rsidR="00000000" w:rsidRPr="00000000">
        <w:rPr>
          <w:sz w:val="24"/>
          <w:szCs w:val="24"/>
          <w:rtl w:val="1"/>
        </w:rPr>
        <w:t xml:space="preserve"> </w:t>
      </w:r>
      <w:r w:rsidDel="00000000" w:rsidR="00000000" w:rsidRPr="00000000">
        <w:rPr>
          <w:sz w:val="24"/>
          <w:szCs w:val="24"/>
          <w:rtl w:val="1"/>
        </w:rPr>
        <w:t xml:space="preserve">המלצות</w:t>
      </w:r>
      <w:r w:rsidDel="00000000" w:rsidR="00000000" w:rsidRPr="00000000">
        <w:rPr>
          <w:sz w:val="24"/>
          <w:szCs w:val="24"/>
          <w:rtl w:val="1"/>
        </w:rPr>
        <w:t xml:space="preserve"> </w:t>
      </w:r>
      <w:r w:rsidDel="00000000" w:rsidR="00000000" w:rsidRPr="00000000">
        <w:rPr>
          <w:sz w:val="24"/>
          <w:szCs w:val="24"/>
          <w:rtl w:val="1"/>
        </w:rPr>
        <w:t xml:space="preserve">לבוש</w:t>
      </w:r>
      <w:r w:rsidDel="00000000" w:rsidR="00000000" w:rsidRPr="00000000">
        <w:rPr>
          <w:sz w:val="24"/>
          <w:szCs w:val="24"/>
          <w:rtl w:val="1"/>
        </w:rPr>
        <w:t xml:space="preserve"> </w:t>
      </w:r>
      <w:r w:rsidDel="00000000" w:rsidR="00000000" w:rsidRPr="00000000">
        <w:rPr>
          <w:sz w:val="24"/>
          <w:szCs w:val="24"/>
          <w:rtl w:val="1"/>
        </w:rPr>
        <w:t xml:space="preserve">המותאמת</w:t>
      </w:r>
      <w:r w:rsidDel="00000000" w:rsidR="00000000" w:rsidRPr="00000000">
        <w:rPr>
          <w:sz w:val="24"/>
          <w:szCs w:val="24"/>
          <w:rtl w:val="1"/>
        </w:rPr>
        <w:t xml:space="preserve"> </w:t>
      </w:r>
      <w:r w:rsidDel="00000000" w:rsidR="00000000" w:rsidRPr="00000000">
        <w:rPr>
          <w:sz w:val="24"/>
          <w:szCs w:val="24"/>
          <w:rtl w:val="1"/>
        </w:rPr>
        <w:t xml:space="preserve">אישית</w:t>
      </w:r>
      <w:r w:rsidDel="00000000" w:rsidR="00000000" w:rsidRPr="00000000">
        <w:rPr>
          <w:sz w:val="24"/>
          <w:szCs w:val="24"/>
          <w:rtl w:val="1"/>
        </w:rPr>
        <w:t xml:space="preserve"> </w:t>
      </w:r>
      <w:r w:rsidDel="00000000" w:rsidR="00000000" w:rsidRPr="00000000">
        <w:rPr>
          <w:sz w:val="24"/>
          <w:szCs w:val="24"/>
          <w:rtl w:val="1"/>
        </w:rPr>
        <w:t xml:space="preserve">לכל</w:t>
      </w:r>
      <w:r w:rsidDel="00000000" w:rsidR="00000000" w:rsidRPr="00000000">
        <w:rPr>
          <w:sz w:val="24"/>
          <w:szCs w:val="24"/>
          <w:rtl w:val="1"/>
        </w:rPr>
        <w:t xml:space="preserve"> </w:t>
      </w:r>
      <w:r w:rsidDel="00000000" w:rsidR="00000000" w:rsidRPr="00000000">
        <w:rPr>
          <w:sz w:val="24"/>
          <w:szCs w:val="24"/>
          <w:rtl w:val="1"/>
        </w:rPr>
        <w:t xml:space="preserve">לקוח</w:t>
      </w:r>
      <w:r w:rsidDel="00000000" w:rsidR="00000000" w:rsidRPr="00000000">
        <w:rPr>
          <w:sz w:val="24"/>
          <w:szCs w:val="24"/>
          <w:rtl w:val="1"/>
        </w:rPr>
        <w:t xml:space="preserve"> </w:t>
      </w:r>
      <w:r w:rsidDel="00000000" w:rsidR="00000000" w:rsidRPr="00000000">
        <w:rPr>
          <w:sz w:val="24"/>
          <w:szCs w:val="24"/>
          <w:rtl w:val="1"/>
        </w:rPr>
        <w:t xml:space="preserve">לפי</w:t>
      </w:r>
      <w:r w:rsidDel="00000000" w:rsidR="00000000" w:rsidRPr="00000000">
        <w:rPr>
          <w:sz w:val="24"/>
          <w:szCs w:val="24"/>
          <w:rtl w:val="1"/>
        </w:rPr>
        <w:t xml:space="preserve"> </w:t>
      </w:r>
      <w:r w:rsidDel="00000000" w:rsidR="00000000" w:rsidRPr="00000000">
        <w:rPr>
          <w:sz w:val="24"/>
          <w:szCs w:val="24"/>
          <w:rtl w:val="1"/>
        </w:rPr>
        <w:t xml:space="preserve">הפריטים</w:t>
      </w:r>
      <w:r w:rsidDel="00000000" w:rsidR="00000000" w:rsidRPr="00000000">
        <w:rPr>
          <w:sz w:val="24"/>
          <w:szCs w:val="24"/>
          <w:rtl w:val="1"/>
        </w:rPr>
        <w:t xml:space="preserve"> </w:t>
      </w:r>
      <w:r w:rsidDel="00000000" w:rsidR="00000000" w:rsidRPr="00000000">
        <w:rPr>
          <w:sz w:val="24"/>
          <w:szCs w:val="24"/>
          <w:rtl w:val="1"/>
        </w:rPr>
        <w:t xml:space="preserve">הקיימים</w:t>
      </w:r>
      <w:r w:rsidDel="00000000" w:rsidR="00000000" w:rsidRPr="00000000">
        <w:rPr>
          <w:sz w:val="24"/>
          <w:szCs w:val="24"/>
          <w:rtl w:val="1"/>
        </w:rPr>
        <w:t xml:space="preserve"> </w:t>
      </w:r>
      <w:r w:rsidDel="00000000" w:rsidR="00000000" w:rsidRPr="00000000">
        <w:rPr>
          <w:sz w:val="24"/>
          <w:szCs w:val="24"/>
          <w:rtl w:val="1"/>
        </w:rPr>
        <w:t xml:space="preserve">בארון</w:t>
      </w:r>
      <w:r w:rsidDel="00000000" w:rsidR="00000000" w:rsidRPr="00000000">
        <w:rPr>
          <w:sz w:val="24"/>
          <w:szCs w:val="24"/>
          <w:rtl w:val="1"/>
        </w:rPr>
        <w:t xml:space="preserve"> </w:t>
      </w:r>
      <w:r w:rsidDel="00000000" w:rsidR="00000000" w:rsidRPr="00000000">
        <w:rPr>
          <w:sz w:val="24"/>
          <w:szCs w:val="24"/>
          <w:rtl w:val="1"/>
        </w:rPr>
        <w:t xml:space="preserve">האישי</w:t>
      </w:r>
      <w:r w:rsidDel="00000000" w:rsidR="00000000" w:rsidRPr="00000000">
        <w:rPr>
          <w:sz w:val="24"/>
          <w:szCs w:val="24"/>
          <w:rtl w:val="1"/>
        </w:rPr>
        <w:t xml:space="preserve"> </w:t>
      </w:r>
      <w:r w:rsidDel="00000000" w:rsidR="00000000" w:rsidRPr="00000000">
        <w:rPr>
          <w:sz w:val="24"/>
          <w:szCs w:val="24"/>
          <w:rtl w:val="1"/>
        </w:rPr>
        <w:t xml:space="preserve">שלו</w:t>
      </w:r>
      <w:r w:rsidDel="00000000" w:rsidR="00000000" w:rsidRPr="00000000">
        <w:rPr>
          <w:sz w:val="24"/>
          <w:szCs w:val="24"/>
          <w:rtl w:val="1"/>
        </w:rPr>
        <w:t xml:space="preserve">. </w:t>
      </w:r>
      <w:r w:rsidDel="00000000" w:rsidR="00000000" w:rsidRPr="00000000">
        <w:rPr>
          <w:sz w:val="24"/>
          <w:szCs w:val="24"/>
          <w:rtl w:val="1"/>
        </w:rPr>
        <w:t xml:space="preserve">מטרת</w:t>
      </w:r>
      <w:r w:rsidDel="00000000" w:rsidR="00000000" w:rsidRPr="00000000">
        <w:rPr>
          <w:sz w:val="24"/>
          <w:szCs w:val="24"/>
          <w:rtl w:val="1"/>
        </w:rPr>
        <w:t xml:space="preserve"> </w:t>
      </w:r>
      <w:r w:rsidDel="00000000" w:rsidR="00000000" w:rsidRPr="00000000">
        <w:rPr>
          <w:sz w:val="24"/>
          <w:szCs w:val="24"/>
          <w:rtl w:val="1"/>
        </w:rPr>
        <w:t xml:space="preserve">המערכת</w:t>
      </w:r>
      <w:r w:rsidDel="00000000" w:rsidR="00000000" w:rsidRPr="00000000">
        <w:rPr>
          <w:sz w:val="24"/>
          <w:szCs w:val="24"/>
          <w:rtl w:val="1"/>
        </w:rPr>
        <w:t xml:space="preserve"> </w:t>
      </w:r>
      <w:r w:rsidDel="00000000" w:rsidR="00000000" w:rsidRPr="00000000">
        <w:rPr>
          <w:sz w:val="24"/>
          <w:szCs w:val="24"/>
          <w:rtl w:val="1"/>
        </w:rPr>
        <w:t xml:space="preserve">היא</w:t>
      </w:r>
      <w:r w:rsidDel="00000000" w:rsidR="00000000" w:rsidRPr="00000000">
        <w:rPr>
          <w:sz w:val="24"/>
          <w:szCs w:val="24"/>
          <w:rtl w:val="1"/>
        </w:rPr>
        <w:t xml:space="preserve"> </w:t>
      </w:r>
      <w:r w:rsidDel="00000000" w:rsidR="00000000" w:rsidRPr="00000000">
        <w:rPr>
          <w:sz w:val="24"/>
          <w:szCs w:val="24"/>
          <w:rtl w:val="1"/>
        </w:rPr>
        <w:t xml:space="preserve">לאפשר</w:t>
      </w:r>
      <w:r w:rsidDel="00000000" w:rsidR="00000000" w:rsidRPr="00000000">
        <w:rPr>
          <w:sz w:val="24"/>
          <w:szCs w:val="24"/>
          <w:rtl w:val="1"/>
        </w:rPr>
        <w:t xml:space="preserve"> </w:t>
      </w:r>
      <w:r w:rsidDel="00000000" w:rsidR="00000000" w:rsidRPr="00000000">
        <w:rPr>
          <w:sz w:val="24"/>
          <w:szCs w:val="24"/>
          <w:rtl w:val="1"/>
        </w:rPr>
        <w:t xml:space="preserve">ללקוחות</w:t>
      </w:r>
      <w:r w:rsidDel="00000000" w:rsidR="00000000" w:rsidRPr="00000000">
        <w:rPr>
          <w:sz w:val="24"/>
          <w:szCs w:val="24"/>
          <w:rtl w:val="1"/>
        </w:rPr>
        <w:t xml:space="preserve"> </w:t>
      </w:r>
      <w:r w:rsidDel="00000000" w:rsidR="00000000" w:rsidRPr="00000000">
        <w:rPr>
          <w:sz w:val="24"/>
          <w:szCs w:val="24"/>
          <w:rtl w:val="1"/>
        </w:rPr>
        <w:t xml:space="preserve">פרטיים</w:t>
      </w:r>
      <w:r w:rsidDel="00000000" w:rsidR="00000000" w:rsidRPr="00000000">
        <w:rPr>
          <w:sz w:val="24"/>
          <w:szCs w:val="24"/>
          <w:rtl w:val="1"/>
        </w:rPr>
        <w:t xml:space="preserve"> </w:t>
      </w:r>
      <w:r w:rsidDel="00000000" w:rsidR="00000000" w:rsidRPr="00000000">
        <w:rPr>
          <w:sz w:val="24"/>
          <w:szCs w:val="24"/>
          <w:rtl w:val="1"/>
        </w:rPr>
        <w:t xml:space="preserve">לקבל</w:t>
      </w:r>
      <w:r w:rsidDel="00000000" w:rsidR="00000000" w:rsidRPr="00000000">
        <w:rPr>
          <w:sz w:val="24"/>
          <w:szCs w:val="24"/>
          <w:rtl w:val="1"/>
        </w:rPr>
        <w:t xml:space="preserve"> </w:t>
      </w:r>
      <w:r w:rsidDel="00000000" w:rsidR="00000000" w:rsidRPr="00000000">
        <w:rPr>
          <w:sz w:val="24"/>
          <w:szCs w:val="24"/>
          <w:rtl w:val="1"/>
        </w:rPr>
        <w:t xml:space="preserve">המלצות</w:t>
      </w:r>
      <w:r w:rsidDel="00000000" w:rsidR="00000000" w:rsidRPr="00000000">
        <w:rPr>
          <w:sz w:val="24"/>
          <w:szCs w:val="24"/>
          <w:rtl w:val="1"/>
        </w:rPr>
        <w:t xml:space="preserve"> </w:t>
      </w:r>
      <w:r w:rsidDel="00000000" w:rsidR="00000000" w:rsidRPr="00000000">
        <w:rPr>
          <w:sz w:val="24"/>
          <w:szCs w:val="24"/>
          <w:rtl w:val="1"/>
        </w:rPr>
        <w:t xml:space="preserve">לבוש</w:t>
      </w:r>
      <w:r w:rsidDel="00000000" w:rsidR="00000000" w:rsidRPr="00000000">
        <w:rPr>
          <w:sz w:val="24"/>
          <w:szCs w:val="24"/>
          <w:rtl w:val="1"/>
        </w:rPr>
        <w:t xml:space="preserve"> </w:t>
      </w:r>
      <w:r w:rsidDel="00000000" w:rsidR="00000000" w:rsidRPr="00000000">
        <w:rPr>
          <w:sz w:val="24"/>
          <w:szCs w:val="24"/>
          <w:rtl w:val="1"/>
        </w:rPr>
        <w:t xml:space="preserve">חכמות</w:t>
      </w:r>
      <w:r w:rsidDel="00000000" w:rsidR="00000000" w:rsidRPr="00000000">
        <w:rPr>
          <w:sz w:val="24"/>
          <w:szCs w:val="24"/>
          <w:rtl w:val="1"/>
        </w:rPr>
        <w:t xml:space="preserve">, </w:t>
      </w:r>
      <w:r w:rsidDel="00000000" w:rsidR="00000000" w:rsidRPr="00000000">
        <w:rPr>
          <w:sz w:val="24"/>
          <w:szCs w:val="24"/>
          <w:rtl w:val="1"/>
        </w:rPr>
        <w:t xml:space="preserve">נוחות</w:t>
      </w:r>
      <w:r w:rsidDel="00000000" w:rsidR="00000000" w:rsidRPr="00000000">
        <w:rPr>
          <w:sz w:val="24"/>
          <w:szCs w:val="24"/>
          <w:rtl w:val="1"/>
        </w:rPr>
        <w:t xml:space="preserve"> </w:t>
      </w:r>
      <w:r w:rsidDel="00000000" w:rsidR="00000000" w:rsidRPr="00000000">
        <w:rPr>
          <w:sz w:val="24"/>
          <w:szCs w:val="24"/>
          <w:rtl w:val="1"/>
        </w:rPr>
        <w:t xml:space="preserve">ורלוונטיות</w:t>
      </w:r>
      <w:r w:rsidDel="00000000" w:rsidR="00000000" w:rsidRPr="00000000">
        <w:rPr>
          <w:sz w:val="24"/>
          <w:szCs w:val="24"/>
          <w:rtl w:val="1"/>
        </w:rPr>
        <w:t xml:space="preserve">, </w:t>
      </w:r>
      <w:r w:rsidDel="00000000" w:rsidR="00000000" w:rsidRPr="00000000">
        <w:rPr>
          <w:sz w:val="24"/>
          <w:szCs w:val="24"/>
          <w:rtl w:val="1"/>
        </w:rPr>
        <w:t xml:space="preserve">במקום</w:t>
      </w:r>
      <w:r w:rsidDel="00000000" w:rsidR="00000000" w:rsidRPr="00000000">
        <w:rPr>
          <w:sz w:val="24"/>
          <w:szCs w:val="24"/>
          <w:rtl w:val="1"/>
        </w:rPr>
        <w:t xml:space="preserve"> </w:t>
      </w:r>
      <w:r w:rsidDel="00000000" w:rsidR="00000000" w:rsidRPr="00000000">
        <w:rPr>
          <w:sz w:val="24"/>
          <w:szCs w:val="24"/>
          <w:rtl w:val="1"/>
        </w:rPr>
        <w:t xml:space="preserve">לבחור</w:t>
      </w:r>
      <w:r w:rsidDel="00000000" w:rsidR="00000000" w:rsidRPr="00000000">
        <w:rPr>
          <w:sz w:val="24"/>
          <w:szCs w:val="24"/>
          <w:rtl w:val="1"/>
        </w:rPr>
        <w:t xml:space="preserve"> </w:t>
      </w:r>
      <w:r w:rsidDel="00000000" w:rsidR="00000000" w:rsidRPr="00000000">
        <w:rPr>
          <w:sz w:val="24"/>
          <w:szCs w:val="24"/>
          <w:rtl w:val="1"/>
        </w:rPr>
        <w:t xml:space="preserve">בגדים</w:t>
      </w:r>
      <w:r w:rsidDel="00000000" w:rsidR="00000000" w:rsidRPr="00000000">
        <w:rPr>
          <w:sz w:val="24"/>
          <w:szCs w:val="24"/>
          <w:rtl w:val="1"/>
        </w:rPr>
        <w:t xml:space="preserve"> </w:t>
      </w:r>
      <w:r w:rsidDel="00000000" w:rsidR="00000000" w:rsidRPr="00000000">
        <w:rPr>
          <w:sz w:val="24"/>
          <w:szCs w:val="24"/>
          <w:rtl w:val="1"/>
        </w:rPr>
        <w:t xml:space="preserve">בצורה</w:t>
      </w:r>
      <w:r w:rsidDel="00000000" w:rsidR="00000000" w:rsidRPr="00000000">
        <w:rPr>
          <w:sz w:val="24"/>
          <w:szCs w:val="24"/>
          <w:rtl w:val="1"/>
        </w:rPr>
        <w:t xml:space="preserve"> </w:t>
      </w:r>
      <w:r w:rsidDel="00000000" w:rsidR="00000000" w:rsidRPr="00000000">
        <w:rPr>
          <w:sz w:val="24"/>
          <w:szCs w:val="24"/>
          <w:rtl w:val="1"/>
        </w:rPr>
        <w:t xml:space="preserve">ידנית</w:t>
      </w:r>
      <w:r w:rsidDel="00000000" w:rsidR="00000000" w:rsidRPr="00000000">
        <w:rPr>
          <w:sz w:val="24"/>
          <w:szCs w:val="24"/>
          <w:rtl w:val="1"/>
        </w:rPr>
        <w:t xml:space="preserve"> </w:t>
      </w:r>
      <w:r w:rsidDel="00000000" w:rsidR="00000000" w:rsidRPr="00000000">
        <w:rPr>
          <w:sz w:val="24"/>
          <w:szCs w:val="24"/>
          <w:rtl w:val="1"/>
        </w:rPr>
        <w:t xml:space="preserve">ולבזבז</w:t>
      </w:r>
      <w:r w:rsidDel="00000000" w:rsidR="00000000" w:rsidRPr="00000000">
        <w:rPr>
          <w:sz w:val="24"/>
          <w:szCs w:val="24"/>
          <w:rtl w:val="1"/>
        </w:rPr>
        <w:t xml:space="preserve"> </w:t>
      </w:r>
      <w:r w:rsidDel="00000000" w:rsidR="00000000" w:rsidRPr="00000000">
        <w:rPr>
          <w:sz w:val="24"/>
          <w:szCs w:val="24"/>
          <w:rtl w:val="1"/>
        </w:rPr>
        <w:t xml:space="preserve">זמן</w:t>
      </w:r>
      <w:r w:rsidDel="00000000" w:rsidR="00000000" w:rsidRPr="00000000">
        <w:rPr>
          <w:sz w:val="24"/>
          <w:szCs w:val="24"/>
          <w:rtl w:val="1"/>
        </w:rPr>
        <w:t xml:space="preserve"> </w:t>
      </w:r>
      <w:r w:rsidDel="00000000" w:rsidR="00000000" w:rsidRPr="00000000">
        <w:rPr>
          <w:sz w:val="24"/>
          <w:szCs w:val="24"/>
          <w:rtl w:val="1"/>
        </w:rPr>
        <w:t xml:space="preserve">על</w:t>
      </w:r>
      <w:r w:rsidDel="00000000" w:rsidR="00000000" w:rsidRPr="00000000">
        <w:rPr>
          <w:sz w:val="24"/>
          <w:szCs w:val="24"/>
          <w:rtl w:val="1"/>
        </w:rPr>
        <w:t xml:space="preserve"> </w:t>
      </w:r>
      <w:r w:rsidDel="00000000" w:rsidR="00000000" w:rsidRPr="00000000">
        <w:rPr>
          <w:sz w:val="24"/>
          <w:szCs w:val="24"/>
          <w:rtl w:val="1"/>
        </w:rPr>
        <w:t xml:space="preserve">חיפושים</w:t>
      </w:r>
      <w:r w:rsidDel="00000000" w:rsidR="00000000" w:rsidRPr="00000000">
        <w:rPr>
          <w:sz w:val="24"/>
          <w:szCs w:val="24"/>
          <w:rtl w:val="1"/>
        </w:rPr>
        <w:t xml:space="preserve"> </w:t>
      </w:r>
      <w:r w:rsidDel="00000000" w:rsidR="00000000" w:rsidRPr="00000000">
        <w:rPr>
          <w:sz w:val="24"/>
          <w:szCs w:val="24"/>
          <w:rtl w:val="1"/>
        </w:rPr>
        <w:t xml:space="preserve">והתלבטויות</w:t>
      </w:r>
      <w:r w:rsidDel="00000000" w:rsidR="00000000" w:rsidRPr="00000000">
        <w:rPr>
          <w:sz w:val="24"/>
          <w:szCs w:val="24"/>
          <w:rtl w:val="1"/>
        </w:rPr>
        <w:t xml:space="preserve">. </w:t>
      </w:r>
      <w:r w:rsidDel="00000000" w:rsidR="00000000" w:rsidRPr="00000000">
        <w:rPr>
          <w:sz w:val="24"/>
          <w:szCs w:val="24"/>
          <w:rtl w:val="1"/>
        </w:rPr>
        <w:t xml:space="preserve">הרעיון</w:t>
      </w:r>
      <w:r w:rsidDel="00000000" w:rsidR="00000000" w:rsidRPr="00000000">
        <w:rPr>
          <w:sz w:val="24"/>
          <w:szCs w:val="24"/>
          <w:rtl w:val="1"/>
        </w:rPr>
        <w:t xml:space="preserve"> </w:t>
      </w:r>
      <w:r w:rsidDel="00000000" w:rsidR="00000000" w:rsidRPr="00000000">
        <w:rPr>
          <w:sz w:val="24"/>
          <w:szCs w:val="24"/>
          <w:rtl w:val="1"/>
        </w:rPr>
        <w:t xml:space="preserve">לפרויקט</w:t>
      </w:r>
      <w:r w:rsidDel="00000000" w:rsidR="00000000" w:rsidRPr="00000000">
        <w:rPr>
          <w:sz w:val="24"/>
          <w:szCs w:val="24"/>
          <w:rtl w:val="1"/>
        </w:rPr>
        <w:t xml:space="preserve"> </w:t>
      </w:r>
      <w:r w:rsidDel="00000000" w:rsidR="00000000" w:rsidRPr="00000000">
        <w:rPr>
          <w:sz w:val="24"/>
          <w:szCs w:val="24"/>
          <w:rtl w:val="1"/>
        </w:rPr>
        <w:t xml:space="preserve">נבחר</w:t>
      </w:r>
      <w:r w:rsidDel="00000000" w:rsidR="00000000" w:rsidRPr="00000000">
        <w:rPr>
          <w:sz w:val="24"/>
          <w:szCs w:val="24"/>
          <w:rtl w:val="1"/>
        </w:rPr>
        <w:t xml:space="preserve"> </w:t>
      </w:r>
      <w:r w:rsidDel="00000000" w:rsidR="00000000" w:rsidRPr="00000000">
        <w:rPr>
          <w:sz w:val="24"/>
          <w:szCs w:val="24"/>
          <w:rtl w:val="1"/>
        </w:rPr>
        <w:t xml:space="preserve">משום</w:t>
      </w:r>
      <w:r w:rsidDel="00000000" w:rsidR="00000000" w:rsidRPr="00000000">
        <w:rPr>
          <w:sz w:val="24"/>
          <w:szCs w:val="24"/>
          <w:rtl w:val="1"/>
        </w:rPr>
        <w:t xml:space="preserve"> </w:t>
      </w:r>
      <w:r w:rsidDel="00000000" w:rsidR="00000000" w:rsidRPr="00000000">
        <w:rPr>
          <w:sz w:val="24"/>
          <w:szCs w:val="24"/>
          <w:rtl w:val="1"/>
        </w:rPr>
        <w:t xml:space="preserve">שהוא</w:t>
      </w:r>
      <w:r w:rsidDel="00000000" w:rsidR="00000000" w:rsidRPr="00000000">
        <w:rPr>
          <w:sz w:val="24"/>
          <w:szCs w:val="24"/>
          <w:rtl w:val="1"/>
        </w:rPr>
        <w:t xml:space="preserve"> </w:t>
      </w:r>
      <w:r w:rsidDel="00000000" w:rsidR="00000000" w:rsidRPr="00000000">
        <w:rPr>
          <w:sz w:val="24"/>
          <w:szCs w:val="24"/>
          <w:rtl w:val="1"/>
        </w:rPr>
        <w:t xml:space="preserve">משלב</w:t>
      </w:r>
      <w:r w:rsidDel="00000000" w:rsidR="00000000" w:rsidRPr="00000000">
        <w:rPr>
          <w:sz w:val="24"/>
          <w:szCs w:val="24"/>
          <w:rtl w:val="1"/>
        </w:rPr>
        <w:t xml:space="preserve"> </w:t>
      </w:r>
      <w:r w:rsidDel="00000000" w:rsidR="00000000" w:rsidRPr="00000000">
        <w:rPr>
          <w:sz w:val="24"/>
          <w:szCs w:val="24"/>
          <w:rtl w:val="1"/>
        </w:rPr>
        <w:t xml:space="preserve">צורך</w:t>
      </w:r>
      <w:r w:rsidDel="00000000" w:rsidR="00000000" w:rsidRPr="00000000">
        <w:rPr>
          <w:sz w:val="24"/>
          <w:szCs w:val="24"/>
          <w:rtl w:val="1"/>
        </w:rPr>
        <w:t xml:space="preserve"> </w:t>
      </w:r>
      <w:r w:rsidDel="00000000" w:rsidR="00000000" w:rsidRPr="00000000">
        <w:rPr>
          <w:sz w:val="24"/>
          <w:szCs w:val="24"/>
          <w:rtl w:val="1"/>
        </w:rPr>
        <w:t xml:space="preserve">יומיומי</w:t>
      </w:r>
      <w:r w:rsidDel="00000000" w:rsidR="00000000" w:rsidRPr="00000000">
        <w:rPr>
          <w:sz w:val="24"/>
          <w:szCs w:val="24"/>
          <w:rtl w:val="1"/>
        </w:rPr>
        <w:t xml:space="preserve"> </w:t>
      </w:r>
      <w:r w:rsidDel="00000000" w:rsidR="00000000" w:rsidRPr="00000000">
        <w:rPr>
          <w:sz w:val="24"/>
          <w:szCs w:val="24"/>
          <w:rtl w:val="1"/>
        </w:rPr>
        <w:t xml:space="preserve">אמיתי</w:t>
      </w:r>
      <w:r w:rsidDel="00000000" w:rsidR="00000000" w:rsidRPr="00000000">
        <w:rPr>
          <w:sz w:val="24"/>
          <w:szCs w:val="24"/>
          <w:rtl w:val="1"/>
        </w:rPr>
        <w:t xml:space="preserve"> </w:t>
      </w:r>
      <w:r w:rsidDel="00000000" w:rsidR="00000000" w:rsidRPr="00000000">
        <w:rPr>
          <w:sz w:val="24"/>
          <w:szCs w:val="24"/>
          <w:rtl w:val="1"/>
        </w:rPr>
        <w:t xml:space="preserve">עם</w:t>
      </w:r>
      <w:r w:rsidDel="00000000" w:rsidR="00000000" w:rsidRPr="00000000">
        <w:rPr>
          <w:sz w:val="24"/>
          <w:szCs w:val="24"/>
          <w:rtl w:val="1"/>
        </w:rPr>
        <w:t xml:space="preserve"> </w:t>
      </w:r>
      <w:r w:rsidDel="00000000" w:rsidR="00000000" w:rsidRPr="00000000">
        <w:rPr>
          <w:sz w:val="24"/>
          <w:szCs w:val="24"/>
          <w:rtl w:val="1"/>
        </w:rPr>
        <w:t xml:space="preserve">פתרון</w:t>
      </w:r>
      <w:r w:rsidDel="00000000" w:rsidR="00000000" w:rsidRPr="00000000">
        <w:rPr>
          <w:sz w:val="24"/>
          <w:szCs w:val="24"/>
          <w:rtl w:val="1"/>
        </w:rPr>
        <w:t xml:space="preserve"> </w:t>
      </w:r>
      <w:r w:rsidDel="00000000" w:rsidR="00000000" w:rsidRPr="00000000">
        <w:rPr>
          <w:sz w:val="24"/>
          <w:szCs w:val="24"/>
          <w:rtl w:val="1"/>
        </w:rPr>
        <w:t xml:space="preserve">טכנולוגי</w:t>
      </w:r>
      <w:r w:rsidDel="00000000" w:rsidR="00000000" w:rsidRPr="00000000">
        <w:rPr>
          <w:sz w:val="24"/>
          <w:szCs w:val="24"/>
          <w:rtl w:val="1"/>
        </w:rPr>
        <w:t xml:space="preserve"> </w:t>
      </w:r>
      <w:r w:rsidDel="00000000" w:rsidR="00000000" w:rsidRPr="00000000">
        <w:rPr>
          <w:sz w:val="24"/>
          <w:szCs w:val="24"/>
          <w:rtl w:val="1"/>
        </w:rPr>
        <w:t xml:space="preserve">שימושי</w:t>
      </w:r>
      <w:r w:rsidDel="00000000" w:rsidR="00000000" w:rsidRPr="00000000">
        <w:rPr>
          <w:sz w:val="24"/>
          <w:szCs w:val="24"/>
          <w:rtl w:val="1"/>
        </w:rPr>
        <w:t xml:space="preserve">, </w:t>
      </w:r>
      <w:r w:rsidDel="00000000" w:rsidR="00000000" w:rsidRPr="00000000">
        <w:rPr>
          <w:sz w:val="24"/>
          <w:szCs w:val="24"/>
          <w:rtl w:val="1"/>
        </w:rPr>
        <w:t xml:space="preserve">אישי</w:t>
      </w:r>
      <w:r w:rsidDel="00000000" w:rsidR="00000000" w:rsidRPr="00000000">
        <w:rPr>
          <w:sz w:val="24"/>
          <w:szCs w:val="24"/>
          <w:rtl w:val="1"/>
        </w:rPr>
        <w:t xml:space="preserve"> </w:t>
      </w:r>
      <w:r w:rsidDel="00000000" w:rsidR="00000000" w:rsidRPr="00000000">
        <w:rPr>
          <w:sz w:val="24"/>
          <w:szCs w:val="24"/>
          <w:rtl w:val="1"/>
        </w:rPr>
        <w:t xml:space="preserve">ומעשי</w:t>
      </w:r>
      <w:r w:rsidDel="00000000" w:rsidR="00000000" w:rsidRPr="00000000">
        <w:rPr>
          <w:sz w:val="24"/>
          <w:szCs w:val="24"/>
          <w:rtl w:val="1"/>
        </w:rPr>
        <w:t xml:space="preserve">, </w:t>
      </w:r>
      <w:r w:rsidDel="00000000" w:rsidR="00000000" w:rsidRPr="00000000">
        <w:rPr>
          <w:sz w:val="24"/>
          <w:szCs w:val="24"/>
          <w:rtl w:val="1"/>
        </w:rPr>
        <w:t xml:space="preserve">שיכול</w:t>
      </w:r>
      <w:r w:rsidDel="00000000" w:rsidR="00000000" w:rsidRPr="00000000">
        <w:rPr>
          <w:sz w:val="24"/>
          <w:szCs w:val="24"/>
          <w:rtl w:val="1"/>
        </w:rPr>
        <w:t xml:space="preserve"> </w:t>
      </w:r>
      <w:r w:rsidDel="00000000" w:rsidR="00000000" w:rsidRPr="00000000">
        <w:rPr>
          <w:sz w:val="24"/>
          <w:szCs w:val="24"/>
          <w:rtl w:val="1"/>
        </w:rPr>
        <w:t xml:space="preserve">לשפר</w:t>
      </w:r>
      <w:r w:rsidDel="00000000" w:rsidR="00000000" w:rsidRPr="00000000">
        <w:rPr>
          <w:sz w:val="24"/>
          <w:szCs w:val="24"/>
          <w:rtl w:val="1"/>
        </w:rPr>
        <w:t xml:space="preserve"> </w:t>
      </w:r>
      <w:r w:rsidDel="00000000" w:rsidR="00000000" w:rsidRPr="00000000">
        <w:rPr>
          <w:sz w:val="24"/>
          <w:szCs w:val="24"/>
          <w:rtl w:val="1"/>
        </w:rPr>
        <w:t xml:space="preserve">את</w:t>
      </w:r>
      <w:r w:rsidDel="00000000" w:rsidR="00000000" w:rsidRPr="00000000">
        <w:rPr>
          <w:sz w:val="24"/>
          <w:szCs w:val="24"/>
          <w:rtl w:val="1"/>
        </w:rPr>
        <w:t xml:space="preserve"> </w:t>
      </w:r>
      <w:r w:rsidDel="00000000" w:rsidR="00000000" w:rsidRPr="00000000">
        <w:rPr>
          <w:sz w:val="24"/>
          <w:szCs w:val="24"/>
          <w:rtl w:val="1"/>
        </w:rPr>
        <w:t xml:space="preserve">חוויית</w:t>
      </w:r>
      <w:r w:rsidDel="00000000" w:rsidR="00000000" w:rsidRPr="00000000">
        <w:rPr>
          <w:sz w:val="24"/>
          <w:szCs w:val="24"/>
          <w:rtl w:val="1"/>
        </w:rPr>
        <w:t xml:space="preserve"> </w:t>
      </w:r>
      <w:r w:rsidDel="00000000" w:rsidR="00000000" w:rsidRPr="00000000">
        <w:rPr>
          <w:sz w:val="24"/>
          <w:szCs w:val="24"/>
          <w:rtl w:val="1"/>
        </w:rPr>
        <w:t xml:space="preserve">ההתארגנות</w:t>
      </w:r>
      <w:r w:rsidDel="00000000" w:rsidR="00000000" w:rsidRPr="00000000">
        <w:rPr>
          <w:sz w:val="24"/>
          <w:szCs w:val="24"/>
          <w:rtl w:val="1"/>
        </w:rPr>
        <w:t xml:space="preserve"> </w:t>
      </w:r>
      <w:r w:rsidDel="00000000" w:rsidR="00000000" w:rsidRPr="00000000">
        <w:rPr>
          <w:sz w:val="24"/>
          <w:szCs w:val="24"/>
          <w:rtl w:val="1"/>
        </w:rPr>
        <w:t xml:space="preserve">של</w:t>
      </w:r>
      <w:r w:rsidDel="00000000" w:rsidR="00000000" w:rsidRPr="00000000">
        <w:rPr>
          <w:sz w:val="24"/>
          <w:szCs w:val="24"/>
          <w:rtl w:val="1"/>
        </w:rPr>
        <w:t xml:space="preserve"> </w:t>
      </w:r>
      <w:r w:rsidDel="00000000" w:rsidR="00000000" w:rsidRPr="00000000">
        <w:rPr>
          <w:sz w:val="24"/>
          <w:szCs w:val="24"/>
          <w:rtl w:val="1"/>
        </w:rPr>
        <w:t xml:space="preserve">המשתמש</w:t>
      </w:r>
      <w:r w:rsidDel="00000000" w:rsidR="00000000" w:rsidRPr="00000000">
        <w:rPr>
          <w:sz w:val="24"/>
          <w:szCs w:val="24"/>
          <w:rtl w:val="1"/>
        </w:rPr>
        <w:t xml:space="preserve"> </w:t>
      </w:r>
      <w:r w:rsidDel="00000000" w:rsidR="00000000" w:rsidRPr="00000000">
        <w:rPr>
          <w:sz w:val="24"/>
          <w:szCs w:val="24"/>
          <w:rtl w:val="1"/>
        </w:rPr>
        <w:t xml:space="preserve">ולהפוך</w:t>
      </w:r>
      <w:r w:rsidDel="00000000" w:rsidR="00000000" w:rsidRPr="00000000">
        <w:rPr>
          <w:sz w:val="24"/>
          <w:szCs w:val="24"/>
          <w:rtl w:val="1"/>
        </w:rPr>
        <w:t xml:space="preserve"> </w:t>
      </w:r>
      <w:r w:rsidDel="00000000" w:rsidR="00000000" w:rsidRPr="00000000">
        <w:rPr>
          <w:sz w:val="24"/>
          <w:szCs w:val="24"/>
          <w:rtl w:val="1"/>
        </w:rPr>
        <w:t xml:space="preserve">את</w:t>
      </w:r>
      <w:r w:rsidDel="00000000" w:rsidR="00000000" w:rsidRPr="00000000">
        <w:rPr>
          <w:sz w:val="24"/>
          <w:szCs w:val="24"/>
          <w:rtl w:val="1"/>
        </w:rPr>
        <w:t xml:space="preserve"> </w:t>
      </w:r>
      <w:r w:rsidDel="00000000" w:rsidR="00000000" w:rsidRPr="00000000">
        <w:rPr>
          <w:sz w:val="24"/>
          <w:szCs w:val="24"/>
          <w:rtl w:val="1"/>
        </w:rPr>
        <w:t xml:space="preserve">בחירת</w:t>
      </w:r>
      <w:r w:rsidDel="00000000" w:rsidR="00000000" w:rsidRPr="00000000">
        <w:rPr>
          <w:sz w:val="24"/>
          <w:szCs w:val="24"/>
          <w:rtl w:val="1"/>
        </w:rPr>
        <w:t xml:space="preserve"> </w:t>
      </w:r>
      <w:r w:rsidDel="00000000" w:rsidR="00000000" w:rsidRPr="00000000">
        <w:rPr>
          <w:sz w:val="24"/>
          <w:szCs w:val="24"/>
          <w:rtl w:val="1"/>
        </w:rPr>
        <w:t xml:space="preserve">הלבוש</w:t>
      </w:r>
      <w:r w:rsidDel="00000000" w:rsidR="00000000" w:rsidRPr="00000000">
        <w:rPr>
          <w:sz w:val="24"/>
          <w:szCs w:val="24"/>
          <w:rtl w:val="1"/>
        </w:rPr>
        <w:t xml:space="preserve"> </w:t>
      </w:r>
      <w:r w:rsidDel="00000000" w:rsidR="00000000" w:rsidRPr="00000000">
        <w:rPr>
          <w:sz w:val="24"/>
          <w:szCs w:val="24"/>
          <w:rtl w:val="1"/>
        </w:rPr>
        <w:t xml:space="preserve">לפשוטה</w:t>
      </w:r>
      <w:r w:rsidDel="00000000" w:rsidR="00000000" w:rsidRPr="00000000">
        <w:rPr>
          <w:sz w:val="24"/>
          <w:szCs w:val="24"/>
          <w:rtl w:val="1"/>
        </w:rPr>
        <w:t xml:space="preserve">, </w:t>
      </w:r>
      <w:r w:rsidDel="00000000" w:rsidR="00000000" w:rsidRPr="00000000">
        <w:rPr>
          <w:sz w:val="24"/>
          <w:szCs w:val="24"/>
          <w:rtl w:val="1"/>
        </w:rPr>
        <w:t xml:space="preserve">מהירה</w:t>
      </w:r>
      <w:r w:rsidDel="00000000" w:rsidR="00000000" w:rsidRPr="00000000">
        <w:rPr>
          <w:sz w:val="24"/>
          <w:szCs w:val="24"/>
          <w:rtl w:val="1"/>
        </w:rPr>
        <w:t xml:space="preserve"> </w:t>
      </w:r>
      <w:r w:rsidDel="00000000" w:rsidR="00000000" w:rsidRPr="00000000">
        <w:rPr>
          <w:sz w:val="24"/>
          <w:szCs w:val="24"/>
          <w:rtl w:val="1"/>
        </w:rPr>
        <w:t xml:space="preserve">ומדויקת</w:t>
      </w:r>
      <w:r w:rsidDel="00000000" w:rsidR="00000000" w:rsidRPr="00000000">
        <w:rPr>
          <w:sz w:val="24"/>
          <w:szCs w:val="24"/>
          <w:rtl w:val="1"/>
        </w:rPr>
        <w:t xml:space="preserve"> </w:t>
      </w:r>
      <w:r w:rsidDel="00000000" w:rsidR="00000000" w:rsidRPr="00000000">
        <w:rPr>
          <w:sz w:val="24"/>
          <w:szCs w:val="24"/>
          <w:rtl w:val="1"/>
        </w:rPr>
        <w:t xml:space="preserve">יותר</w:t>
      </w:r>
      <w:r w:rsidDel="00000000" w:rsidR="00000000" w:rsidRPr="00000000">
        <w:rPr>
          <w:sz w:val="24"/>
          <w:szCs w:val="24"/>
          <w:rtl w:val="1"/>
        </w:rPr>
        <w:t xml:space="preserve">.</w:t>
      </w:r>
    </w:p>
    <w:p w:rsidR="00000000" w:rsidDel="00000000" w:rsidP="00000000" w:rsidRDefault="00000000" w:rsidRPr="00000000" ns1:paraId="00000022">
      <w:pPr>
        <w:pStyle w:val="Heading3"/>
        <w:keepNext w:val="0"/>
        <w:keepLines w:val="0"/>
        <w:bidi w:val="1"/>
        <w:spacing w:before="280" w:lineRule="auto"/>
        <w:rPr>
          <w:b w:val="1"/>
          <w:bCs w:val="1"/>
          <w:color w:val="000000"/>
          <w:sz w:val="26"/>
          <w:szCs w:val="26"/>
        </w:rPr>
      </w:pPr>
      <w:bookmarkStart w:colFirst="0" w:colLast="0" w:name="_m0ou7ybcox4g" w:id="2"/>
      <w:bookmarkEnd w:id="2"/>
      <w:r w:rsidDel="00000000" w:rsidR="00000000" w:rsidRPr="00000000">
        <w:rPr>
          <w:b w:val="1"/>
          <w:bCs w:val="1"/>
          <w:color w:val="000000"/>
          <w:sz w:val="26"/>
          <w:szCs w:val="26"/>
          <w:rtl w:val="1"/>
        </w:rPr>
        <w:t xml:space="preserve">מטרות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המערכת</w:t>
      </w:r>
    </w:p>
    <w:p w:rsidR="00000000" w:rsidDel="00000000" w:rsidP="00000000" w:rsidRDefault="00000000" w:rsidRPr="00000000" ns1:paraId="00000023">
      <w:pPr>
        <w:pStyle w:val="Heading4"/>
        <w:keepNext w:val="0"/>
        <w:keepLines w:val="0"/>
        <w:bidi w:val="1"/>
        <w:spacing w:after="40" w:before="240" w:lineRule="auto"/>
        <w:rPr>
          <w:b w:val="1"/>
          <w:bCs w:val="1"/>
          <w:color w:val="000000"/>
          <w:sz w:val="22"/>
          <w:szCs w:val="22"/>
        </w:rPr>
      </w:pPr>
      <w:bookmarkStart w:colFirst="0" w:colLast="0" w:name="_i2crbf9bts84" w:id="3"/>
      <w:bookmarkEnd w:id="3"/>
      <w:r w:rsidDel="00000000" w:rsidR="00000000" w:rsidRPr="00000000">
        <w:rPr>
          <w:b w:val="1"/>
          <w:bCs w:val="1"/>
          <w:color w:val="000000"/>
          <w:sz w:val="22"/>
          <w:szCs w:val="22"/>
          <w:rtl w:val="1"/>
        </w:rPr>
        <w:t xml:space="preserve">מטרת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על</w:t>
      </w:r>
    </w:p>
    <w:p w:rsidR="00000000" w:rsidDel="00000000" w:rsidP="00000000" w:rsidRDefault="00000000" w:rsidRPr="00000000" ns1:paraId="00000024">
      <w:pPr>
        <w:bidi w:val="1"/>
        <w:spacing w:after="240" w:before="240" w:lineRule="auto"/>
        <w:rPr>
          <w:sz w:val="24"/>
          <w:szCs w:val="24"/>
        </w:rPr>
      </w:pPr>
      <w:r w:rsidDel="00000000" w:rsidR="00000000" w:rsidRPr="00000000">
        <w:rPr>
          <w:sz w:val="24"/>
          <w:szCs w:val="24"/>
          <w:rtl w:val="1"/>
        </w:rPr>
        <w:t xml:space="preserve">המטרה</w:t>
      </w:r>
      <w:r w:rsidDel="00000000" w:rsidR="00000000" w:rsidRPr="00000000">
        <w:rPr>
          <w:sz w:val="24"/>
          <w:szCs w:val="24"/>
          <w:rtl w:val="1"/>
        </w:rPr>
        <w:t xml:space="preserve"> </w:t>
      </w:r>
      <w:r w:rsidDel="00000000" w:rsidR="00000000" w:rsidRPr="00000000">
        <w:rPr>
          <w:sz w:val="24"/>
          <w:szCs w:val="24"/>
          <w:rtl w:val="1"/>
        </w:rPr>
        <w:t xml:space="preserve">המרכזית</w:t>
      </w:r>
      <w:r w:rsidDel="00000000" w:rsidR="00000000" w:rsidRPr="00000000">
        <w:rPr>
          <w:sz w:val="24"/>
          <w:szCs w:val="24"/>
          <w:rtl w:val="1"/>
        </w:rPr>
        <w:t xml:space="preserve"> </w:t>
      </w:r>
      <w:r w:rsidDel="00000000" w:rsidR="00000000" w:rsidRPr="00000000">
        <w:rPr>
          <w:sz w:val="24"/>
          <w:szCs w:val="24"/>
          <w:rtl w:val="1"/>
        </w:rPr>
        <w:t xml:space="preserve">של</w:t>
      </w:r>
      <w:r w:rsidDel="00000000" w:rsidR="00000000" w:rsidRPr="00000000">
        <w:rPr>
          <w:sz w:val="24"/>
          <w:szCs w:val="24"/>
          <w:rtl w:val="1"/>
        </w:rPr>
        <w:t xml:space="preserve"> </w:t>
      </w:r>
      <w:r w:rsidDel="00000000" w:rsidR="00000000" w:rsidRPr="00000000">
        <w:rPr>
          <w:sz w:val="24"/>
          <w:szCs w:val="24"/>
          <w:rtl w:val="1"/>
        </w:rPr>
        <w:t xml:space="preserve">המערכת</w:t>
      </w:r>
      <w:r w:rsidDel="00000000" w:rsidR="00000000" w:rsidRPr="00000000">
        <w:rPr>
          <w:sz w:val="24"/>
          <w:szCs w:val="24"/>
          <w:rtl w:val="1"/>
        </w:rPr>
        <w:t xml:space="preserve"> </w:t>
      </w:r>
      <w:r w:rsidDel="00000000" w:rsidR="00000000" w:rsidRPr="00000000">
        <w:rPr>
          <w:sz w:val="24"/>
          <w:szCs w:val="24"/>
          <w:rtl w:val="1"/>
        </w:rPr>
        <w:t xml:space="preserve">היא</w:t>
      </w:r>
      <w:r w:rsidDel="00000000" w:rsidR="00000000" w:rsidRPr="00000000">
        <w:rPr>
          <w:sz w:val="24"/>
          <w:szCs w:val="24"/>
          <w:rtl w:val="1"/>
        </w:rPr>
        <w:t xml:space="preserve"> </w:t>
      </w:r>
      <w:r w:rsidDel="00000000" w:rsidR="00000000" w:rsidRPr="00000000">
        <w:rPr>
          <w:sz w:val="24"/>
          <w:szCs w:val="24"/>
          <w:rtl w:val="1"/>
        </w:rPr>
        <w:t xml:space="preserve">להמליץ</w:t>
      </w:r>
      <w:r w:rsidDel="00000000" w:rsidR="00000000" w:rsidRPr="00000000">
        <w:rPr>
          <w:sz w:val="24"/>
          <w:szCs w:val="24"/>
          <w:rtl w:val="1"/>
        </w:rPr>
        <w:t xml:space="preserve"> </w:t>
      </w:r>
      <w:r w:rsidDel="00000000" w:rsidR="00000000" w:rsidRPr="00000000">
        <w:rPr>
          <w:sz w:val="24"/>
          <w:szCs w:val="24"/>
          <w:rtl w:val="1"/>
        </w:rPr>
        <w:t xml:space="preserve">ללקוח</w:t>
      </w:r>
      <w:r w:rsidDel="00000000" w:rsidR="00000000" w:rsidRPr="00000000">
        <w:rPr>
          <w:sz w:val="24"/>
          <w:szCs w:val="24"/>
          <w:rtl w:val="1"/>
        </w:rPr>
        <w:t xml:space="preserve"> </w:t>
      </w:r>
      <w:r w:rsidDel="00000000" w:rsidR="00000000" w:rsidRPr="00000000">
        <w:rPr>
          <w:sz w:val="24"/>
          <w:szCs w:val="24"/>
          <w:rtl w:val="1"/>
        </w:rPr>
        <w:t xml:space="preserve">על</w:t>
      </w:r>
      <w:r w:rsidDel="00000000" w:rsidR="00000000" w:rsidRPr="00000000">
        <w:rPr>
          <w:sz w:val="24"/>
          <w:szCs w:val="24"/>
          <w:rtl w:val="1"/>
        </w:rPr>
        <w:t xml:space="preserve"> </w:t>
      </w:r>
      <w:r w:rsidDel="00000000" w:rsidR="00000000" w:rsidRPr="00000000">
        <w:rPr>
          <w:sz w:val="24"/>
          <w:szCs w:val="24"/>
          <w:rtl w:val="1"/>
        </w:rPr>
        <w:t xml:space="preserve">לבוש</w:t>
      </w:r>
      <w:r w:rsidDel="00000000" w:rsidR="00000000" w:rsidRPr="00000000">
        <w:rPr>
          <w:sz w:val="24"/>
          <w:szCs w:val="24"/>
          <w:rtl w:val="1"/>
        </w:rPr>
        <w:t xml:space="preserve"> </w:t>
      </w:r>
      <w:r w:rsidDel="00000000" w:rsidR="00000000" w:rsidRPr="00000000">
        <w:rPr>
          <w:sz w:val="24"/>
          <w:szCs w:val="24"/>
          <w:rtl w:val="1"/>
        </w:rPr>
        <w:t xml:space="preserve">מתאים</w:t>
      </w:r>
      <w:r w:rsidDel="00000000" w:rsidR="00000000" w:rsidRPr="00000000">
        <w:rPr>
          <w:sz w:val="24"/>
          <w:szCs w:val="24"/>
          <w:rtl w:val="1"/>
        </w:rPr>
        <w:t xml:space="preserve"> </w:t>
      </w:r>
      <w:r w:rsidDel="00000000" w:rsidR="00000000" w:rsidRPr="00000000">
        <w:rPr>
          <w:sz w:val="24"/>
          <w:szCs w:val="24"/>
          <w:rtl w:val="1"/>
        </w:rPr>
        <w:t xml:space="preserve">לפי</w:t>
      </w:r>
      <w:r w:rsidDel="00000000" w:rsidR="00000000" w:rsidRPr="00000000">
        <w:rPr>
          <w:sz w:val="24"/>
          <w:szCs w:val="24"/>
          <w:rtl w:val="1"/>
        </w:rPr>
        <w:t xml:space="preserve"> </w:t>
      </w:r>
      <w:r w:rsidDel="00000000" w:rsidR="00000000" w:rsidRPr="00000000">
        <w:rPr>
          <w:sz w:val="24"/>
          <w:szCs w:val="24"/>
          <w:rtl w:val="1"/>
        </w:rPr>
        <w:t xml:space="preserve">הבקשה</w:t>
      </w:r>
      <w:r w:rsidDel="00000000" w:rsidR="00000000" w:rsidRPr="00000000">
        <w:rPr>
          <w:sz w:val="24"/>
          <w:szCs w:val="24"/>
          <w:rtl w:val="1"/>
        </w:rPr>
        <w:t xml:space="preserve"> </w:t>
      </w:r>
      <w:r w:rsidDel="00000000" w:rsidR="00000000" w:rsidRPr="00000000">
        <w:rPr>
          <w:sz w:val="24"/>
          <w:szCs w:val="24"/>
          <w:rtl w:val="1"/>
        </w:rPr>
        <w:t xml:space="preserve">שלו</w:t>
      </w:r>
      <w:r w:rsidDel="00000000" w:rsidR="00000000" w:rsidRPr="00000000">
        <w:rPr>
          <w:sz w:val="24"/>
          <w:szCs w:val="24"/>
          <w:rtl w:val="1"/>
        </w:rPr>
        <w:t xml:space="preserve">, </w:t>
      </w:r>
      <w:r w:rsidDel="00000000" w:rsidR="00000000" w:rsidRPr="00000000">
        <w:rPr>
          <w:sz w:val="24"/>
          <w:szCs w:val="24"/>
          <w:rtl w:val="1"/>
        </w:rPr>
        <w:t xml:space="preserve">תוך</w:t>
      </w:r>
      <w:r w:rsidDel="00000000" w:rsidR="00000000" w:rsidRPr="00000000">
        <w:rPr>
          <w:sz w:val="24"/>
          <w:szCs w:val="24"/>
          <w:rtl w:val="1"/>
        </w:rPr>
        <w:t xml:space="preserve"> </w:t>
      </w:r>
      <w:r w:rsidDel="00000000" w:rsidR="00000000" w:rsidRPr="00000000">
        <w:rPr>
          <w:sz w:val="24"/>
          <w:szCs w:val="24"/>
          <w:rtl w:val="1"/>
        </w:rPr>
        <w:t xml:space="preserve">התאמה</w:t>
      </w:r>
      <w:r w:rsidDel="00000000" w:rsidR="00000000" w:rsidRPr="00000000">
        <w:rPr>
          <w:sz w:val="24"/>
          <w:szCs w:val="24"/>
          <w:rtl w:val="1"/>
        </w:rPr>
        <w:t xml:space="preserve"> </w:t>
      </w:r>
      <w:r w:rsidDel="00000000" w:rsidR="00000000" w:rsidRPr="00000000">
        <w:rPr>
          <w:sz w:val="24"/>
          <w:szCs w:val="24"/>
          <w:rtl w:val="1"/>
        </w:rPr>
        <w:t xml:space="preserve">של</w:t>
      </w:r>
      <w:r w:rsidDel="00000000" w:rsidR="00000000" w:rsidRPr="00000000">
        <w:rPr>
          <w:sz w:val="24"/>
          <w:szCs w:val="24"/>
          <w:rtl w:val="1"/>
        </w:rPr>
        <w:t xml:space="preserve"> </w:t>
      </w:r>
      <w:r w:rsidDel="00000000" w:rsidR="00000000" w:rsidRPr="00000000">
        <w:rPr>
          <w:sz w:val="24"/>
          <w:szCs w:val="24"/>
          <w:rtl w:val="1"/>
        </w:rPr>
        <w:t xml:space="preserve">פריטים</w:t>
      </w:r>
      <w:r w:rsidDel="00000000" w:rsidR="00000000" w:rsidRPr="00000000">
        <w:rPr>
          <w:sz w:val="24"/>
          <w:szCs w:val="24"/>
          <w:rtl w:val="1"/>
        </w:rPr>
        <w:t xml:space="preserve"> </w:t>
      </w:r>
      <w:r w:rsidDel="00000000" w:rsidR="00000000" w:rsidRPr="00000000">
        <w:rPr>
          <w:sz w:val="24"/>
          <w:szCs w:val="24"/>
          <w:rtl w:val="1"/>
        </w:rPr>
        <w:t xml:space="preserve">נוספים</w:t>
      </w:r>
      <w:r w:rsidDel="00000000" w:rsidR="00000000" w:rsidRPr="00000000">
        <w:rPr>
          <w:sz w:val="24"/>
          <w:szCs w:val="24"/>
          <w:rtl w:val="1"/>
        </w:rPr>
        <w:t xml:space="preserve"> </w:t>
      </w:r>
      <w:r w:rsidDel="00000000" w:rsidR="00000000" w:rsidRPr="00000000">
        <w:rPr>
          <w:sz w:val="24"/>
          <w:szCs w:val="24"/>
          <w:rtl w:val="1"/>
        </w:rPr>
        <w:t xml:space="preserve">לפריטים</w:t>
      </w:r>
      <w:r w:rsidDel="00000000" w:rsidR="00000000" w:rsidRPr="00000000">
        <w:rPr>
          <w:sz w:val="24"/>
          <w:szCs w:val="24"/>
          <w:rtl w:val="1"/>
        </w:rPr>
        <w:t xml:space="preserve"> </w:t>
      </w:r>
      <w:r w:rsidDel="00000000" w:rsidR="00000000" w:rsidRPr="00000000">
        <w:rPr>
          <w:sz w:val="24"/>
          <w:szCs w:val="24"/>
          <w:rtl w:val="1"/>
        </w:rPr>
        <w:t xml:space="preserve">שכבר</w:t>
      </w:r>
      <w:r w:rsidDel="00000000" w:rsidR="00000000" w:rsidRPr="00000000">
        <w:rPr>
          <w:sz w:val="24"/>
          <w:szCs w:val="24"/>
          <w:rtl w:val="1"/>
        </w:rPr>
        <w:t xml:space="preserve"> </w:t>
      </w:r>
      <w:r w:rsidDel="00000000" w:rsidR="00000000" w:rsidRPr="00000000">
        <w:rPr>
          <w:sz w:val="24"/>
          <w:szCs w:val="24"/>
          <w:rtl w:val="1"/>
        </w:rPr>
        <w:t xml:space="preserve">קיימים</w:t>
      </w:r>
      <w:r w:rsidDel="00000000" w:rsidR="00000000" w:rsidRPr="00000000">
        <w:rPr>
          <w:sz w:val="24"/>
          <w:szCs w:val="24"/>
          <w:rtl w:val="1"/>
        </w:rPr>
        <w:t xml:space="preserve"> </w:t>
      </w:r>
      <w:r w:rsidDel="00000000" w:rsidR="00000000" w:rsidRPr="00000000">
        <w:rPr>
          <w:sz w:val="24"/>
          <w:szCs w:val="24"/>
          <w:rtl w:val="1"/>
        </w:rPr>
        <w:t xml:space="preserve">בארון</w:t>
      </w:r>
      <w:r w:rsidDel="00000000" w:rsidR="00000000" w:rsidRPr="00000000">
        <w:rPr>
          <w:sz w:val="24"/>
          <w:szCs w:val="24"/>
          <w:rtl w:val="1"/>
        </w:rPr>
        <w:t xml:space="preserve"> </w:t>
      </w:r>
      <w:r w:rsidDel="00000000" w:rsidR="00000000" w:rsidRPr="00000000">
        <w:rPr>
          <w:sz w:val="24"/>
          <w:szCs w:val="24"/>
          <w:rtl w:val="1"/>
        </w:rPr>
        <w:t xml:space="preserve">האישי</w:t>
      </w:r>
      <w:r w:rsidDel="00000000" w:rsidR="00000000" w:rsidRPr="00000000">
        <w:rPr>
          <w:sz w:val="24"/>
          <w:szCs w:val="24"/>
          <w:rtl w:val="1"/>
        </w:rPr>
        <w:t xml:space="preserve"> </w:t>
      </w:r>
      <w:r w:rsidDel="00000000" w:rsidR="00000000" w:rsidRPr="00000000">
        <w:rPr>
          <w:sz w:val="24"/>
          <w:szCs w:val="24"/>
          <w:rtl w:val="1"/>
        </w:rPr>
        <w:t xml:space="preserve">שלו</w:t>
      </w:r>
      <w:r w:rsidDel="00000000" w:rsidR="00000000" w:rsidRPr="00000000">
        <w:rPr>
          <w:sz w:val="24"/>
          <w:szCs w:val="24"/>
          <w:rtl w:val="1"/>
        </w:rPr>
        <w:t xml:space="preserve">.</w:t>
      </w:r>
    </w:p>
    <w:p w:rsidR="00000000" w:rsidDel="00000000" w:rsidP="00000000" w:rsidRDefault="00000000" w:rsidRPr="00000000" ns1:paraId="00000025">
      <w:pPr>
        <w:bidi w:val="1"/>
        <w:rPr>
          <w:sz w:val="24"/>
          <w:szCs w:val="24"/>
        </w:rPr>
      </w:pPr>
      <w:ins w:author="gadih Herman" w:id="1" w:date="2026-03-16T09:43:20Z">
        <w:r w:rsidDel="00000000" w:rsidR="00000000" w:rsidRPr="00000000">
          <w:rPr>
            <w:rtl w:val="0"/>
          </w:rPr>
        </w:r>
        <w:r w:rsidDel="00000000" w:rsidR="00000000" w:rsidRPr="00000000">
          <w:rPr>
            <w:sz w:val="24"/>
            <w:szCs w:val="24"/>
            <w:rtl w:val="1"/>
          </w:rPr>
          <w:t xml:space="preserve">המטרה מושגת באמצעות קליטת העדפות משתמש, ניתוח פריטי הארון והתאמה אוטומטית של שילובים לפי מזג אוויר, סגנון ואירוע.</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ins>
      <w:r w:rsidDel="00000000" w:rsidR="00000000" w:rsidRPr="00000000">
        <w:rPr>
          <w:rtl w:val="0"/>
        </w:rPr>
      </w:r>
    </w:p>
    <w:p w:rsidR="00000000" w:rsidDel="00000000" w:rsidP="00000000" w:rsidRDefault="00000000" w:rsidRPr="00000000" ns1:paraId="00000026">
      <w:pPr>
        <w:bidi w:val="1"/>
        <w:rPr>
          <w:sz w:val="24"/>
          <w:szCs w:val="24"/>
        </w:rPr>
      </w:pPr>
      <w:r w:rsidDel="00000000" w:rsidR="00000000" w:rsidRPr="00000000">
        <w:rPr>
          <w:sz w:val="24"/>
          <w:szCs w:val="24"/>
          <w:rtl w:val="1"/>
        </w:rPr>
        <w:t xml:space="preserve">מטרות נלוות: קיצור זמן בחירת לבוש, הגדלת שימוש בפריטים קיימים בארון, ושמירת היסטוריית לוקים להמלצות עתידיות.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27">
      <w:pPr>
        <w:bidi w:val="1"/>
        <w:rPr>
          <w:sz w:val="24"/>
          <w:szCs w:val="24"/>
        </w:rPr>
      </w:pPr>
      <w:r w:rsidDel="00000000" w:rsidR="00000000" w:rsidRPr="00000000">
        <w:rPr>
          <w:sz w:val="24"/>
          <w:szCs w:val="24"/>
          <w:rtl w:val="1"/>
        </w:rPr>
        <w:t xml:space="preserve">תיאור המערכת: המשתמש נרשם, מזין פריטי לבוש לארון אישי, בוחר סוג אירוע או מזג אוויר, והמערכת מחזירה לוקים מומלצים עם אפשרות שמירה ושיתוף.</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28">
      <w:pPr>
        <w:bidi w:val="1"/>
        <w:rPr>
          <w:sz w:val="24"/>
          <w:szCs w:val="24"/>
        </w:rPr>
      </w:pPr>
      <w:r w:rsidDel="00000000" w:rsidR="00000000" w:rsidRPr="00000000">
        <w:rPr>
          <w:sz w:val="24"/>
          <w:szCs w:val="24"/>
          <w:rtl w:val="1"/>
        </w:rPr>
        <w:t xml:space="preserve">גבולות המערכת: המערכת לא מבצעת רכישה או סליקה, לא מתחברת לחנויות אונליין בזמן אמת, ולא מחליפה ייעוץ סטייליסט מקצועי.</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29">
      <w:pPr>
        <w:bidi w:val="1"/>
        <w:rPr>
          <w:sz w:val="24"/>
          <w:szCs w:val="24"/>
        </w:rPr>
      </w:pPr>
      <w:r w:rsidDel="00000000" w:rsidR="00000000" w:rsidRPr="00000000">
        <w:rPr>
          <w:sz w:val="24"/>
          <w:szCs w:val="24"/>
          <w:rtl w:val="1"/>
        </w:rPr>
        <w:t xml:space="preserve">סביבת פיתוח ושפות תכנות: Visual Studio 2022, שפת C#, צד שרת ASP.NET Core Web API, לקוח Web ב-HTML/CSS/JavaScript ולקוח .NET MAUI, ומסד נתונים SQL Server עם Entity Framework Core.</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2A">
      <w:pPr>
        <w:bidi w:val="1"/>
        <w:rPr>
          <w:sz w:val="24"/>
          <w:szCs w:val="24"/>
        </w:rPr>
      </w:pPr>
      <w:r w:rsidDel="00000000" w:rsidR="00000000" w:rsidRPr="00000000">
        <w:rPr>
          <w:sz w:val="24"/>
          <w:szCs w:val="24"/>
          <w:rtl w:val="1"/>
        </w:rPr>
        <w:t xml:space="preserve">פלטפורמות הלקוח: המערכת כוללת גם אתר Web רספונסיבי וגם אפליקציית .NET MAUI, כדי לתמוך בשימוש מדפדפן ובשימוש אפליקטיבי במובייל/דסקטופ.</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2B">
      <w:pPr>
        <w:bidi w:val="1"/>
        <w:rPr>
          <w:sz w:val="24"/>
          <w:szCs w:val="24"/>
        </w:rPr>
      </w:pPr>
      <w:r w:rsidDel="00000000" w:rsidR="00000000" w:rsidRPr="00000000">
        <w:rPr>
          <w:sz w:val="24"/>
          <w:szCs w:val="24"/>
          <w:rtl w:val="1"/>
        </w:rPr>
        <w:t xml:space="preserve">אתגרים מרכזיים: בניית אלגוריתם התאמה שלא יחזיר לוקים חוזרים, טיפול בשליפות מרובות מהמסד, וסנכרון נתונים תקין בין לקוחות Web ו-MAUI לבין השרת.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2C">
      <w:pPr>
        <w:bidi w:val="1"/>
        <w:rPr>
          <w:sz w:val="24"/>
          <w:szCs w:val="24"/>
        </w:rPr>
      </w:pPr>
      <w:r w:rsidDel="00000000" w:rsidR="00000000" w:rsidRPr="00000000">
        <w:rPr>
          <w:sz w:val="24"/>
          <w:szCs w:val="24"/>
          <w:rtl w:val="1"/>
        </w:rPr>
        <w:t xml:space="preserve">חידושים ועדכונים: מנגנון ניקוד אישי לכל פריט, שילוב מזג אוויר בזמן אמת, והמלצות דינמיות לפי שימוש קודם של המשתמש.</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2D">
      <w:pPr>
        <w:bidi w:val="1"/>
        <w:rPr>
          <w:sz w:val="24"/>
          <w:szCs w:val="24"/>
        </w:rPr>
      </w:pPr>
      <w:r w:rsidDel="00000000" w:rsidR="00000000" w:rsidRPr="00000000">
        <w:rPr>
          <w:rtl w:val="0"/>
        </w:rPr>
      </w:r>
    </w:p>
    <w:p w:rsidR="00000000" w:rsidDel="00000000" w:rsidP="00000000" w:rsidRDefault="00000000" w:rsidRPr="00000000" ns1:paraId="0000002E">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2F">
      <w:pPr>
        <w:pStyle w:val="Heading1"/>
        <w:bidi w:val="1"/>
        <w:rPr/>
      </w:pPr>
      <w:bookmarkStart w:colFirst="0" w:colLast="0" w:name="_7wt2lnah7w3s" w:id="4"/>
      <w:bookmarkEnd w:id="4"/>
      <w:r w:rsidDel="00000000" w:rsidR="00000000" w:rsidRPr="00000000">
        <w:rPr>
          <w:rtl w:val="1"/>
        </w:rPr>
        <w:t xml:space="preserve">פרק</w:t>
      </w:r>
      <w:r w:rsidDel="00000000" w:rsidR="00000000" w:rsidRPr="00000000">
        <w:rPr>
          <w:rtl w:val="1"/>
        </w:rPr>
        <w:t xml:space="preserve"> 2: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המערכת</w:t>
      </w:r>
    </w:p>
    <w:p w:rsidR="00000000" w:rsidDel="00000000" w:rsidP="00000000" w:rsidRDefault="00000000" w:rsidRPr="00000000" ns1:paraId="00000030">
      <w:pPr>
        <w:bidi w:val="1"/>
        <w:rPr>
          <w:sz w:val="24"/>
          <w:szCs w:val="24"/>
        </w:rPr>
      </w:pPr>
      <w:r w:rsidDel="00000000" w:rsidR="00000000" w:rsidRPr="00000000">
        <w:rPr>
          <w:rtl w:val="0"/>
        </w:rPr>
      </w:r>
      <w:r w:rsidDel="00000000" w:rsidR="00000000" w:rsidRPr="00000000">
        <w:rPr>
          <w:sz w:val="24"/>
          <w:szCs w:val="24"/>
          <w:rtl w:val="1"/>
        </w:rPr>
        <w:t xml:space="preserve">בחלק זה מוצג התכנון הלוגי והעסקי של מערכת LookLux.</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31">
      <w:pPr>
        <w:bidi w:val="1"/>
        <w:rPr>
          <w:sz w:val="24"/>
          <w:szCs w:val="24"/>
        </w:rPr>
      </w:pPr>
      <w:r w:rsidDel="00000000" w:rsidR="00000000" w:rsidRPr="00000000">
        <w:rPr>
          <w:sz w:val="24"/>
          <w:szCs w:val="24"/>
          <w:rtl w:val="1"/>
        </w:rPr>
        <w:t xml:space="preserve">מסמך ייזום: הצורך החברתי הוא להפוך בחירת לבוש יומית לתהליך מהיר ומבוסס נתונים במקום החלטה ידנית ארוכה.</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32">
      <w:pPr>
        <w:bidi w:val="1"/>
        <w:rPr>
          <w:sz w:val="24"/>
          <w:szCs w:val="24"/>
        </w:rPr>
      </w:pPr>
      <w:r w:rsidDel="00000000" w:rsidR="00000000" w:rsidRPr="00000000">
        <w:rPr>
          <w:sz w:val="24"/>
          <w:szCs w:val="24"/>
          <w:rtl w:val="1"/>
        </w:rPr>
        <w:t xml:space="preserve">מצב קיים מול מצב עתידי: לפני המערכת המשתמש בחר בגדים בניסוי וטעייה; אחרי המערכת מתקבלות המלצות מדויקות לפי הארון האישי, ההעדפות והתנאים החיצוניים.</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33">
      <w:pPr>
        <w:bidi w:val="1"/>
        <w:rPr>
          <w:sz w:val="24"/>
          <w:szCs w:val="24"/>
        </w:rPr>
      </w:pPr>
      <w:r w:rsidDel="00000000" w:rsidR="00000000" w:rsidRPr="00000000">
        <w:rPr>
          <w:sz w:val="24"/>
          <w:szCs w:val="24"/>
          <w:rtl w:val="1"/>
        </w:rPr>
        <w:t xml:space="preserve">תרשים ERD: התרשים כולל את הישויות User, ClothingItem, Outfit, OutfitItem, RecommendationLog והקשרים ביניהן.</w:t>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p>
    <w:p w:rsidR="00000000" w:rsidDel="00000000" w:rsidP="00000000" w:rsidRDefault="00000000" w:rsidRPr="00000000" ns1:paraId="00000034">
      <w:pPr>
        <w:bidi w:val="1"/>
        <w:rPr>
          <w:sz w:val="24"/>
          <w:szCs w:val="24"/>
        </w:rPr>
      </w:pPr>
      <w:r w:rsidDel="00000000" w:rsidR="00000000" w:rsidRPr="00000000">
        <w:rPr>
          <w:rtl w:val="0"/>
        </w:rPr>
      </w:r>
      <w:r w:rsidDel="00000000" w:rsidR="00000000" w:rsidRPr="00000000">
        <w:rPr>
          <w:sz w:val="24"/>
          <w:szCs w:val="24"/>
          <w:rtl w:val="1"/>
        </w:rPr>
        <w:t xml:space="preserve">צורף תרשים ERD המציג מפת ישויות וקשרים מלאה של מסד הנתונים.</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35">
      <w:pPr>
        <w:bidi w:val="1"/>
        <w:rPr>
          <w:sz w:val="24"/>
          <w:szCs w:val="24"/>
        </w:rPr>
      </w:pPr>
      <w:r w:rsidDel="00000000" w:rsidR="00000000" w:rsidRPr="00000000">
        <w:rPr>
          <w:sz w:val="24"/>
          <w:szCs w:val="24"/>
          <w:rtl w:val="1"/>
        </w:rPr>
        <w:t xml:space="preserve">עץ תהליכים: הרשמה והתחברות -&gt; ניהול ארון -&gt; בקשת המלצה -&gt; יצירת לוק -&gt; שמירה להיסטוריה -&gt; ניתוח שימוש ושיפור המלצות.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36">
      <w:pPr>
        <w:bidi w:val="1"/>
        <w:rPr>
          <w:sz w:val="24"/>
          <w:szCs w:val="24"/>
        </w:rPr>
      </w:pPr>
      <w:r w:rsidDel="00000000" w:rsidR="00000000" w:rsidRPr="00000000">
        <w:rPr>
          <w:sz w:val="24"/>
          <w:szCs w:val="24"/>
          <w:rtl w:val="0"/>
        </w:rPr>
        <w:t xml:space="preserve">UseCase: משתמש רגיל מנהל ארון ומבקש המלצות; מנהל מערכת מנהל קטגוריות, צבעים והרשאות.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37">
      <w:pPr>
        <w:bidi w:val="1"/>
        <w:rPr>
          <w:sz w:val="24"/>
          <w:szCs w:val="24"/>
        </w:rPr>
      </w:pPr>
      <w:r w:rsidDel="00000000" w:rsidR="00000000" w:rsidRPr="00000000">
        <w:rPr>
          <w:sz w:val="24"/>
          <w:szCs w:val="24"/>
          <w:rtl w:val="1"/>
        </w:rPr>
        <w:t xml:space="preserve">תרשים DFD-0: קלט מהמשתמש נכנס דרך לקוחות Web ו-MAUI למערכת LookLux, מעובד מול בסיס הנתונים, ומוחזר כהמלצת לבוש מותאמת.</w:t>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38">
      <w:pPr>
        <w:bidi w:val="1"/>
        <w:rPr>
          <w:sz w:val="24"/>
          <w:szCs w:val="24"/>
        </w:rPr>
      </w:pPr>
      <w:r w:rsidDel="00000000" w:rsidR="00000000" w:rsidRPr="00000000">
        <w:rPr>
          <w:rtl w:val="0"/>
        </w:rPr>
      </w:r>
    </w:p>
    <w:p w:rsidR="00000000" w:rsidDel="00000000" w:rsidP="00000000" w:rsidRDefault="00000000" w:rsidRPr="00000000" ns1:paraId="00000039">
      <w:pPr>
        <w:bidi w:val="1"/>
        <w:rPr>
          <w:sz w:val="24"/>
          <w:szCs w:val="24"/>
        </w:rPr>
      </w:pPr>
      <w:r w:rsidDel="00000000" w:rsidR="00000000" w:rsidRPr="00000000">
        <w:rPr>
          <w:sz w:val="24"/>
          <w:szCs w:val="24"/>
          <w:rtl w:val="1"/>
        </w:rPr>
        <w:t xml:space="preserve">דוגמה</w:t>
      </w:r>
      <w:r w:rsidDel="00000000" w:rsidR="00000000" w:rsidRPr="00000000">
        <w:rPr>
          <w:sz w:val="24"/>
          <w:szCs w:val="24"/>
          <w:rtl w:val="1"/>
        </w:rPr>
        <w:t xml:space="preserve"> </w:t>
      </w:r>
      <w:r w:rsidDel="00000000" w:rsidR="00000000" w:rsidRPr="00000000">
        <w:rPr>
          <w:sz w:val="24"/>
          <w:szCs w:val="24"/>
          <w:rtl w:val="1"/>
        </w:rPr>
        <w:t xml:space="preserve">בתרשים</w:t>
      </w:r>
      <w:r w:rsidDel="00000000" w:rsidR="00000000" w:rsidRPr="00000000">
        <w:rPr>
          <w:sz w:val="24"/>
          <w:szCs w:val="24"/>
          <w:rtl w:val="1"/>
        </w:rPr>
        <w:t xml:space="preserve"> </w:t>
      </w:r>
      <w:r w:rsidDel="00000000" w:rsidR="00000000" w:rsidRPr="00000000">
        <w:rPr>
          <w:sz w:val="24"/>
          <w:szCs w:val="24"/>
          <w:rtl w:val="0"/>
        </w:rPr>
        <w:t xml:space="preserve">DFD</w:t>
      </w:r>
      <w:r w:rsidDel="00000000" w:rsidR="00000000" w:rsidRPr="00000000">
        <w:rPr>
          <w:sz w:val="24"/>
          <w:szCs w:val="24"/>
          <w:rtl w:val="1"/>
        </w:rPr>
        <w:t xml:space="preserve"> </w:t>
      </w:r>
      <w:r w:rsidDel="00000000" w:rsidR="00000000" w:rsidRPr="00000000">
        <w:rPr>
          <w:sz w:val="24"/>
          <w:szCs w:val="24"/>
          <w:rtl w:val="1"/>
        </w:rPr>
        <w:t xml:space="preserve">רמה</w:t>
      </w:r>
      <w:r w:rsidDel="00000000" w:rsidR="00000000" w:rsidRPr="00000000">
        <w:rPr>
          <w:sz w:val="24"/>
          <w:szCs w:val="24"/>
          <w:rtl w:val="1"/>
        </w:rPr>
        <w:t xml:space="preserve"> 0 </w:t>
      </w:r>
      <w:r w:rsidDel="00000000" w:rsidR="00000000" w:rsidRPr="00000000">
        <w:rPr>
          <w:sz w:val="24"/>
          <w:szCs w:val="24"/>
          <w:rtl w:val="1"/>
        </w:rPr>
        <w:t xml:space="preserve">עבור</w:t>
      </w:r>
      <w:r w:rsidDel="00000000" w:rsidR="00000000" w:rsidRPr="00000000">
        <w:rPr>
          <w:sz w:val="24"/>
          <w:szCs w:val="24"/>
          <w:rtl w:val="1"/>
        </w:rPr>
        <w:t xml:space="preserve"> </w:t>
      </w:r>
      <w:r w:rsidDel="00000000" w:rsidR="00000000" w:rsidRPr="00000000">
        <w:rPr>
          <w:sz w:val="24"/>
          <w:szCs w:val="24"/>
          <w:rtl w:val="1"/>
        </w:rPr>
        <w:t xml:space="preserve">אתר</w:t>
      </w:r>
      <w:r w:rsidDel="00000000" w:rsidR="00000000" w:rsidRPr="00000000">
        <w:rPr>
          <w:sz w:val="24"/>
          <w:szCs w:val="24"/>
          <w:rtl w:val="1"/>
        </w:rPr>
        <w:t xml:space="preserve"> </w:t>
      </w:r>
      <w:r w:rsidDel="00000000" w:rsidR="00000000" w:rsidRPr="00000000">
        <w:rPr>
          <w:sz w:val="24"/>
          <w:szCs w:val="24"/>
          <w:rtl w:val="1"/>
        </w:rPr>
        <w:t xml:space="preserve">מכירות</w:t>
      </w:r>
      <w:r w:rsidDel="00000000" w:rsidR="00000000" w:rsidRPr="00000000">
        <w:rPr>
          <w:sz w:val="24"/>
          <w:szCs w:val="24"/>
          <w:rtl w:val="1"/>
        </w:rPr>
        <w:t xml:space="preserve"> (</w:t>
      </w:r>
      <w:r w:rsidDel="00000000" w:rsidR="00000000" w:rsidRPr="00000000">
        <w:rPr>
          <w:sz w:val="24"/>
          <w:szCs w:val="24"/>
          <w:rtl w:val="0"/>
        </w:rPr>
        <w:t xml:space="preserve">E</w:t>
      </w:r>
      <w:r w:rsidDel="00000000" w:rsidR="00000000" w:rsidRPr="00000000">
        <w:rPr>
          <w:sz w:val="24"/>
          <w:szCs w:val="24"/>
          <w:rtl w:val="0"/>
        </w:rPr>
        <w:t xml:space="preserve">-</w:t>
      </w:r>
      <w:r w:rsidDel="00000000" w:rsidR="00000000" w:rsidRPr="00000000">
        <w:rPr>
          <w:sz w:val="24"/>
          <w:szCs w:val="24"/>
          <w:rtl w:val="0"/>
        </w:rPr>
        <w:t xml:space="preserve">commerce</w:t>
      </w:r>
      <w:r w:rsidDel="00000000" w:rsidR="00000000" w:rsidRPr="00000000">
        <w:rPr>
          <w:sz w:val="24"/>
          <w:szCs w:val="24"/>
          <w:rtl w:val="1"/>
        </w:rPr>
        <w:t xml:space="preserve">), </w:t>
      </w:r>
      <w:r w:rsidDel="00000000" w:rsidR="00000000" w:rsidRPr="00000000">
        <w:rPr>
          <w:sz w:val="24"/>
          <w:szCs w:val="24"/>
          <w:rtl w:val="1"/>
        </w:rPr>
        <w:t xml:space="preserve">כל</w:t>
      </w:r>
      <w:r w:rsidDel="00000000" w:rsidR="00000000" w:rsidRPr="00000000">
        <w:rPr>
          <w:sz w:val="24"/>
          <w:szCs w:val="24"/>
          <w:rtl w:val="1"/>
        </w:rPr>
        <w:t xml:space="preserve"> </w:t>
      </w:r>
      <w:r w:rsidDel="00000000" w:rsidR="00000000" w:rsidRPr="00000000">
        <w:rPr>
          <w:sz w:val="24"/>
          <w:szCs w:val="24"/>
          <w:rtl w:val="1"/>
        </w:rPr>
        <w:t xml:space="preserve">המערכת</w:t>
      </w:r>
      <w:r w:rsidDel="00000000" w:rsidR="00000000" w:rsidRPr="00000000">
        <w:rPr>
          <w:sz w:val="24"/>
          <w:szCs w:val="24"/>
          <w:rtl w:val="1"/>
        </w:rPr>
        <w:t xml:space="preserve"> </w:t>
      </w:r>
      <w:r w:rsidDel="00000000" w:rsidR="00000000" w:rsidRPr="00000000">
        <w:rPr>
          <w:sz w:val="24"/>
          <w:szCs w:val="24"/>
          <w:rtl w:val="1"/>
        </w:rPr>
        <w:t xml:space="preserve">מיוצגת</w:t>
      </w:r>
      <w:r w:rsidDel="00000000" w:rsidR="00000000" w:rsidRPr="00000000">
        <w:rPr>
          <w:sz w:val="24"/>
          <w:szCs w:val="24"/>
          <w:rtl w:val="1"/>
        </w:rPr>
        <w:t xml:space="preserve"> </w:t>
      </w:r>
      <w:r w:rsidDel="00000000" w:rsidR="00000000" w:rsidRPr="00000000">
        <w:rPr>
          <w:sz w:val="24"/>
          <w:szCs w:val="24"/>
          <w:rtl w:val="1"/>
        </w:rPr>
        <w:t xml:space="preserve">כ</w:t>
      </w:r>
      <w:r w:rsidDel="00000000" w:rsidR="00000000" w:rsidRPr="00000000">
        <w:rPr>
          <w:sz w:val="24"/>
          <w:szCs w:val="24"/>
          <w:rtl w:val="1"/>
        </w:rPr>
        <w:t xml:space="preserve">"</w:t>
      </w:r>
      <w:r w:rsidDel="00000000" w:rsidR="00000000" w:rsidRPr="00000000">
        <w:rPr>
          <w:sz w:val="24"/>
          <w:szCs w:val="24"/>
          <w:rtl w:val="1"/>
        </w:rPr>
        <w:t xml:space="preserve">בועה</w:t>
      </w:r>
      <w:r w:rsidDel="00000000" w:rsidR="00000000" w:rsidRPr="00000000">
        <w:rPr>
          <w:sz w:val="24"/>
          <w:szCs w:val="24"/>
          <w:rtl w:val="1"/>
        </w:rPr>
        <w:t xml:space="preserve">" </w:t>
      </w:r>
      <w:r w:rsidDel="00000000" w:rsidR="00000000" w:rsidRPr="00000000">
        <w:rPr>
          <w:sz w:val="24"/>
          <w:szCs w:val="24"/>
          <w:rtl w:val="1"/>
        </w:rPr>
        <w:t xml:space="preserve">אחת</w:t>
      </w:r>
      <w:r w:rsidDel="00000000" w:rsidR="00000000" w:rsidRPr="00000000">
        <w:rPr>
          <w:sz w:val="24"/>
          <w:szCs w:val="24"/>
          <w:rtl w:val="1"/>
        </w:rPr>
        <w:t xml:space="preserve"> </w:t>
      </w:r>
      <w:r w:rsidDel="00000000" w:rsidR="00000000" w:rsidRPr="00000000">
        <w:rPr>
          <w:sz w:val="24"/>
          <w:szCs w:val="24"/>
          <w:rtl w:val="1"/>
        </w:rPr>
        <w:t xml:space="preserve">מרכזית</w:t>
      </w:r>
      <w:r w:rsidDel="00000000" w:rsidR="00000000" w:rsidRPr="00000000">
        <w:rPr>
          <w:sz w:val="24"/>
          <w:szCs w:val="24"/>
          <w:rtl w:val="1"/>
        </w:rPr>
        <w:t xml:space="preserve">, </w:t>
      </w:r>
      <w:r w:rsidDel="00000000" w:rsidR="00000000" w:rsidRPr="00000000">
        <w:rPr>
          <w:sz w:val="24"/>
          <w:szCs w:val="24"/>
          <w:rtl w:val="1"/>
        </w:rPr>
        <w:t xml:space="preserve">והדגש</w:t>
      </w:r>
      <w:r w:rsidDel="00000000" w:rsidR="00000000" w:rsidRPr="00000000">
        <w:rPr>
          <w:sz w:val="24"/>
          <w:szCs w:val="24"/>
          <w:rtl w:val="1"/>
        </w:rPr>
        <w:t xml:space="preserve"> </w:t>
      </w:r>
      <w:r w:rsidDel="00000000" w:rsidR="00000000" w:rsidRPr="00000000">
        <w:rPr>
          <w:sz w:val="24"/>
          <w:szCs w:val="24"/>
          <w:rtl w:val="1"/>
        </w:rPr>
        <w:t xml:space="preserve">הוא</w:t>
      </w:r>
      <w:r w:rsidDel="00000000" w:rsidR="00000000" w:rsidRPr="00000000">
        <w:rPr>
          <w:sz w:val="24"/>
          <w:szCs w:val="24"/>
          <w:rtl w:val="1"/>
        </w:rPr>
        <w:t xml:space="preserve"> </w:t>
      </w:r>
      <w:r w:rsidDel="00000000" w:rsidR="00000000" w:rsidRPr="00000000">
        <w:rPr>
          <w:sz w:val="24"/>
          <w:szCs w:val="24"/>
          <w:rtl w:val="1"/>
        </w:rPr>
        <w:t xml:space="preserve">על</w:t>
      </w:r>
      <w:r w:rsidDel="00000000" w:rsidR="00000000" w:rsidRPr="00000000">
        <w:rPr>
          <w:sz w:val="24"/>
          <w:szCs w:val="24"/>
          <w:rtl w:val="1"/>
        </w:rPr>
        <w:t xml:space="preserve"> </w:t>
      </w:r>
      <w:r w:rsidDel="00000000" w:rsidR="00000000" w:rsidRPr="00000000">
        <w:rPr>
          <w:sz w:val="24"/>
          <w:szCs w:val="24"/>
          <w:rtl w:val="1"/>
        </w:rPr>
        <w:t xml:space="preserve">חילופי</w:t>
      </w:r>
      <w:r w:rsidDel="00000000" w:rsidR="00000000" w:rsidRPr="00000000">
        <w:rPr>
          <w:sz w:val="24"/>
          <w:szCs w:val="24"/>
          <w:rtl w:val="1"/>
        </w:rPr>
        <w:t xml:space="preserve"> </w:t>
      </w:r>
      <w:r w:rsidDel="00000000" w:rsidR="00000000" w:rsidRPr="00000000">
        <w:rPr>
          <w:sz w:val="24"/>
          <w:szCs w:val="24"/>
          <w:rtl w:val="1"/>
        </w:rPr>
        <w:t xml:space="preserve">המידע</w:t>
      </w:r>
      <w:r w:rsidDel="00000000" w:rsidR="00000000" w:rsidRPr="00000000">
        <w:rPr>
          <w:sz w:val="24"/>
          <w:szCs w:val="24"/>
          <w:rtl w:val="1"/>
        </w:rPr>
        <w:t xml:space="preserve"> </w:t>
      </w:r>
      <w:r w:rsidDel="00000000" w:rsidR="00000000" w:rsidRPr="00000000">
        <w:rPr>
          <w:sz w:val="24"/>
          <w:szCs w:val="24"/>
          <w:rtl w:val="1"/>
        </w:rPr>
        <w:t xml:space="preserve">עם</w:t>
      </w:r>
      <w:r w:rsidDel="00000000" w:rsidR="00000000" w:rsidRPr="00000000">
        <w:rPr>
          <w:sz w:val="24"/>
          <w:szCs w:val="24"/>
          <w:rtl w:val="1"/>
        </w:rPr>
        <w:t xml:space="preserve"> </w:t>
      </w:r>
      <w:r w:rsidDel="00000000" w:rsidR="00000000" w:rsidRPr="00000000">
        <w:rPr>
          <w:sz w:val="24"/>
          <w:szCs w:val="24"/>
          <w:rtl w:val="1"/>
        </w:rPr>
        <w:t xml:space="preserve">הגורמים</w:t>
      </w:r>
      <w:r w:rsidDel="00000000" w:rsidR="00000000" w:rsidRPr="00000000">
        <w:rPr>
          <w:sz w:val="24"/>
          <w:szCs w:val="24"/>
          <w:rtl w:val="1"/>
        </w:rPr>
        <w:t xml:space="preserve"> </w:t>
      </w:r>
      <w:r w:rsidDel="00000000" w:rsidR="00000000" w:rsidRPr="00000000">
        <w:rPr>
          <w:sz w:val="24"/>
          <w:szCs w:val="24"/>
          <w:rtl w:val="1"/>
        </w:rPr>
        <w:t xml:space="preserve">החיצוניים</w:t>
      </w:r>
      <w:r w:rsidDel="00000000" w:rsidR="00000000" w:rsidRPr="00000000">
        <w:rPr>
          <w:sz w:val="24"/>
          <w:szCs w:val="24"/>
          <w:rtl w:val="1"/>
        </w:rPr>
        <w:t xml:space="preserve">.</w:t>
      </w:r>
    </w:p>
    <w:p w:rsidR="00000000" w:rsidDel="00000000" w:rsidP="00000000" w:rsidRDefault="00000000" w:rsidRPr="00000000" ns1:paraId="0000003A">
      <w:pPr>
        <w:bidi w:val="1"/>
        <w:rPr>
          <w:sz w:val="24"/>
          <w:szCs w:val="24"/>
        </w:rPr>
      </w:pPr>
      <w:r w:rsidDel="00000000" w:rsidR="00000000" w:rsidRPr="00000000">
        <w:rPr>
          <w:sz w:val="24"/>
          <w:szCs w:val="24"/>
          <w:rtl w:val="1"/>
        </w:rPr>
        <w:t xml:space="preserve">להלן</w:t>
      </w:r>
      <w:r w:rsidDel="00000000" w:rsidR="00000000" w:rsidRPr="00000000">
        <w:rPr>
          <w:sz w:val="24"/>
          <w:szCs w:val="24"/>
          <w:rtl w:val="1"/>
        </w:rPr>
        <w:t xml:space="preserve"> </w:t>
      </w:r>
      <w:r w:rsidDel="00000000" w:rsidR="00000000" w:rsidRPr="00000000">
        <w:rPr>
          <w:sz w:val="24"/>
          <w:szCs w:val="24"/>
          <w:rtl w:val="1"/>
        </w:rPr>
        <w:t xml:space="preserve">מבנה</w:t>
      </w:r>
      <w:r w:rsidDel="00000000" w:rsidR="00000000" w:rsidRPr="00000000">
        <w:rPr>
          <w:sz w:val="24"/>
          <w:szCs w:val="24"/>
          <w:rtl w:val="1"/>
        </w:rPr>
        <w:t xml:space="preserve"> </w:t>
      </w:r>
      <w:r w:rsidDel="00000000" w:rsidR="00000000" w:rsidRPr="00000000">
        <w:rPr>
          <w:sz w:val="24"/>
          <w:szCs w:val="24"/>
          <w:rtl w:val="1"/>
        </w:rPr>
        <w:t xml:space="preserve">התרשים</w:t>
      </w:r>
      <w:r w:rsidDel="00000000" w:rsidR="00000000" w:rsidRPr="00000000">
        <w:rPr>
          <w:sz w:val="24"/>
          <w:szCs w:val="24"/>
          <w:rtl w:val="1"/>
        </w:rPr>
        <w:t xml:space="preserve"> </w:t>
      </w:r>
      <w:r w:rsidDel="00000000" w:rsidR="00000000" w:rsidRPr="00000000">
        <w:rPr>
          <w:sz w:val="24"/>
          <w:szCs w:val="24"/>
          <w:rtl w:val="1"/>
        </w:rPr>
        <w:t xml:space="preserve">לדוגמה</w:t>
      </w:r>
      <w:r w:rsidDel="00000000" w:rsidR="00000000" w:rsidRPr="00000000">
        <w:rPr>
          <w:sz w:val="24"/>
          <w:szCs w:val="24"/>
          <w:rtl w:val="1"/>
        </w:rPr>
        <w:t xml:space="preserve">:</w:t>
      </w:r>
    </w:p>
    <w:p w:rsidR="00000000" w:rsidDel="00000000" w:rsidP="00000000" w:rsidRDefault="00000000" w:rsidRPr="00000000" ns1:paraId="0000003B">
      <w:pPr>
        <w:bidi w:val="1"/>
        <w:rPr>
          <w:sz w:val="24"/>
          <w:szCs w:val="24"/>
        </w:rPr>
      </w:pPr>
      <w:r w:rsidDel="00000000" w:rsidR="00000000" w:rsidRPr="00000000">
        <w:rPr>
          <w:rtl w:val="0"/>
        </w:rPr>
      </w:r>
      <w:r w:rsidDel="00000000" w:rsidR="00000000" w:rsidRPr="00000000">
        <w:rPr>
          <w:sz w:val="24"/>
          <w:szCs w:val="24"/>
          <w:rtl w:val="1"/>
        </w:rPr>
        <w:t xml:space="preserve">1. </w:t>
      </w:r>
      <w:r w:rsidDel="00000000" w:rsidR="00000000" w:rsidRPr="00000000">
        <w:rPr>
          <w:sz w:val="24"/>
          <w:szCs w:val="24"/>
          <w:rtl w:val="1"/>
        </w:rPr>
        <w:t xml:space="preserve">התהליך</w:t>
      </w:r>
      <w:r w:rsidDel="00000000" w:rsidR="00000000" w:rsidRPr="00000000">
        <w:rPr>
          <w:sz w:val="24"/>
          <w:szCs w:val="24"/>
          <w:rtl w:val="1"/>
        </w:rPr>
        <w:t xml:space="preserve"> </w:t>
      </w:r>
      <w:r w:rsidDel="00000000" w:rsidR="00000000" w:rsidRPr="00000000">
        <w:rPr>
          <w:sz w:val="24"/>
          <w:szCs w:val="24"/>
          <w:rtl w:val="1"/>
        </w:rPr>
        <w:t xml:space="preserve">המרכזי</w:t>
      </w:r>
      <w:r w:rsidDel="00000000" w:rsidR="00000000" w:rsidRPr="00000000">
        <w:rPr>
          <w:sz w:val="24"/>
          <w:szCs w:val="24"/>
          <w:rtl w:val="1"/>
        </w:rPr>
        <w:t xml:space="preserve"> (</w:t>
      </w:r>
      <w:r w:rsidDel="00000000" w:rsidR="00000000" w:rsidRPr="00000000">
        <w:rPr>
          <w:sz w:val="24"/>
          <w:szCs w:val="24"/>
          <w:rtl w:val="1"/>
        </w:rPr>
        <w:t xml:space="preserve">המרכז</w:t>
      </w:r>
      <w:r w:rsidDel="00000000" w:rsidR="00000000" w:rsidRPr="00000000">
        <w:rPr>
          <w:sz w:val="24"/>
          <w:szCs w:val="24"/>
          <w:rtl w:val="1"/>
        </w:rPr>
        <w:t xml:space="preserve">)</w:t>
      </w:r>
    </w:p>
    <w:p w:rsidR="00000000" w:rsidDel="00000000" w:rsidP="00000000" w:rsidRDefault="00000000" w:rsidRPr="00000000" ns1:paraId="0000003C">
      <w:pPr>
        <w:bidi w:val="1"/>
        <w:ind w:firstLine="720"/>
        <w:rPr>
          <w:sz w:val="24"/>
          <w:szCs w:val="24"/>
        </w:rPr>
      </w:pPr>
      <w:r w:rsidDel="00000000" w:rsidR="00000000" w:rsidRPr="00000000">
        <w:rPr>
          <w:sz w:val="24"/>
          <w:szCs w:val="24"/>
          <w:rtl w:val="1"/>
        </w:rPr>
        <w:t xml:space="preserve">שם</w:t>
      </w:r>
      <w:r w:rsidDel="00000000" w:rsidR="00000000" w:rsidRPr="00000000">
        <w:rPr>
          <w:sz w:val="24"/>
          <w:szCs w:val="24"/>
          <w:rtl w:val="1"/>
        </w:rPr>
        <w:t xml:space="preserve"> </w:t>
      </w:r>
      <w:r w:rsidDel="00000000" w:rsidR="00000000" w:rsidRPr="00000000">
        <w:rPr>
          <w:sz w:val="24"/>
          <w:szCs w:val="24"/>
          <w:rtl w:val="1"/>
        </w:rPr>
        <w:t xml:space="preserve">התהליך</w:t>
      </w:r>
      <w:r w:rsidDel="00000000" w:rsidR="00000000" w:rsidRPr="00000000">
        <w:rPr>
          <w:sz w:val="24"/>
          <w:szCs w:val="24"/>
          <w:rtl w:val="1"/>
        </w:rPr>
        <w:t xml:space="preserve">: "</w:t>
      </w:r>
      <w:r w:rsidDel="00000000" w:rsidR="00000000" w:rsidRPr="00000000">
        <w:rPr>
          <w:sz w:val="24"/>
          <w:szCs w:val="24"/>
          <w:rtl w:val="1"/>
        </w:rPr>
        <w:t xml:space="preserve">מערכת</w:t>
      </w:r>
      <w:r w:rsidDel="00000000" w:rsidR="00000000" w:rsidRPr="00000000">
        <w:rPr>
          <w:sz w:val="24"/>
          <w:szCs w:val="24"/>
          <w:rtl w:val="1"/>
        </w:rPr>
        <w:t xml:space="preserve"> </w:t>
      </w:r>
      <w:r w:rsidDel="00000000" w:rsidR="00000000" w:rsidRPr="00000000">
        <w:rPr>
          <w:sz w:val="24"/>
          <w:szCs w:val="24"/>
          <w:rtl w:val="1"/>
        </w:rPr>
        <w:t xml:space="preserve">מכירות</w:t>
      </w:r>
      <w:r w:rsidDel="00000000" w:rsidR="00000000" w:rsidRPr="00000000">
        <w:rPr>
          <w:sz w:val="24"/>
          <w:szCs w:val="24"/>
          <w:rtl w:val="1"/>
        </w:rPr>
        <w:t xml:space="preserve"> </w:t>
      </w:r>
      <w:r w:rsidDel="00000000" w:rsidR="00000000" w:rsidRPr="00000000">
        <w:rPr>
          <w:sz w:val="24"/>
          <w:szCs w:val="24"/>
          <w:rtl w:val="1"/>
        </w:rPr>
        <w:t xml:space="preserve">אונליין</w:t>
      </w:r>
      <w:r w:rsidDel="00000000" w:rsidR="00000000" w:rsidRPr="00000000">
        <w:rPr>
          <w:sz w:val="24"/>
          <w:szCs w:val="24"/>
          <w:rtl w:val="1"/>
        </w:rPr>
        <w:t xml:space="preserve">" (</w:t>
      </w:r>
      <w:r w:rsidDel="00000000" w:rsidR="00000000" w:rsidRPr="00000000">
        <w:rPr>
          <w:sz w:val="24"/>
          <w:szCs w:val="24"/>
          <w:rtl w:val="1"/>
        </w:rPr>
        <w:t xml:space="preserve">מסומן</w:t>
      </w:r>
      <w:r w:rsidDel="00000000" w:rsidR="00000000" w:rsidRPr="00000000">
        <w:rPr>
          <w:sz w:val="24"/>
          <w:szCs w:val="24"/>
          <w:rtl w:val="1"/>
        </w:rPr>
        <w:t xml:space="preserve"> </w:t>
      </w:r>
      <w:r w:rsidDel="00000000" w:rsidR="00000000" w:rsidRPr="00000000">
        <w:rPr>
          <w:sz w:val="24"/>
          <w:szCs w:val="24"/>
          <w:rtl w:val="1"/>
        </w:rPr>
        <w:t xml:space="preserve">כעיגול</w:t>
      </w:r>
      <w:r w:rsidDel="00000000" w:rsidR="00000000" w:rsidRPr="00000000">
        <w:rPr>
          <w:sz w:val="24"/>
          <w:szCs w:val="24"/>
          <w:rtl w:val="1"/>
        </w:rPr>
        <w:t xml:space="preserve"> </w:t>
      </w:r>
      <w:r w:rsidDel="00000000" w:rsidR="00000000" w:rsidRPr="00000000">
        <w:rPr>
          <w:sz w:val="24"/>
          <w:szCs w:val="24"/>
          <w:rtl w:val="1"/>
        </w:rPr>
        <w:t xml:space="preserve">או</w:t>
      </w:r>
      <w:r w:rsidDel="00000000" w:rsidR="00000000" w:rsidRPr="00000000">
        <w:rPr>
          <w:sz w:val="24"/>
          <w:szCs w:val="24"/>
          <w:rtl w:val="1"/>
        </w:rPr>
        <w:t xml:space="preserve"> </w:t>
      </w:r>
      <w:r w:rsidDel="00000000" w:rsidR="00000000" w:rsidRPr="00000000">
        <w:rPr>
          <w:sz w:val="24"/>
          <w:szCs w:val="24"/>
          <w:rtl w:val="1"/>
        </w:rPr>
        <w:t xml:space="preserve">מלבן</w:t>
      </w:r>
      <w:r w:rsidDel="00000000" w:rsidR="00000000" w:rsidRPr="00000000">
        <w:rPr>
          <w:sz w:val="24"/>
          <w:szCs w:val="24"/>
          <w:rtl w:val="1"/>
        </w:rPr>
        <w:t xml:space="preserve"> </w:t>
      </w:r>
      <w:r w:rsidDel="00000000" w:rsidR="00000000" w:rsidRPr="00000000">
        <w:rPr>
          <w:sz w:val="24"/>
          <w:szCs w:val="24"/>
          <w:rtl w:val="1"/>
        </w:rPr>
        <w:t xml:space="preserve">מעוגל</w:t>
      </w:r>
      <w:r w:rsidDel="00000000" w:rsidR="00000000" w:rsidRPr="00000000">
        <w:rPr>
          <w:sz w:val="24"/>
          <w:szCs w:val="24"/>
          <w:rtl w:val="1"/>
        </w:rPr>
        <w:t xml:space="preserve"> </w:t>
      </w:r>
      <w:r w:rsidDel="00000000" w:rsidR="00000000" w:rsidRPr="00000000">
        <w:rPr>
          <w:sz w:val="24"/>
          <w:szCs w:val="24"/>
          <w:rtl w:val="1"/>
        </w:rPr>
        <w:t xml:space="preserve">עם</w:t>
      </w:r>
      <w:r w:rsidDel="00000000" w:rsidR="00000000" w:rsidRPr="00000000">
        <w:rPr>
          <w:sz w:val="24"/>
          <w:szCs w:val="24"/>
          <w:rtl w:val="1"/>
        </w:rPr>
        <w:t xml:space="preserve"> </w:t>
      </w:r>
      <w:r w:rsidDel="00000000" w:rsidR="00000000" w:rsidRPr="00000000">
        <w:rPr>
          <w:sz w:val="24"/>
          <w:szCs w:val="24"/>
          <w:rtl w:val="1"/>
        </w:rPr>
        <w:t xml:space="preserve">המספר</w:t>
      </w:r>
      <w:r w:rsidDel="00000000" w:rsidR="00000000" w:rsidRPr="00000000">
        <w:rPr>
          <w:sz w:val="24"/>
          <w:szCs w:val="24"/>
          <w:rtl w:val="1"/>
        </w:rPr>
        <w:t xml:space="preserve"> 0).</w:t>
      </w:r>
    </w:p>
    <w:p w:rsidR="00000000" w:rsidDel="00000000" w:rsidP="00000000" w:rsidRDefault="00000000" w:rsidRPr="00000000" ns1:paraId="0000003D">
      <w:pPr>
        <w:bidi w:val="1"/>
        <w:rPr>
          <w:sz w:val="24"/>
          <w:szCs w:val="24"/>
        </w:rPr>
      </w:pPr>
      <w:r w:rsidDel="00000000" w:rsidR="00000000" w:rsidRPr="00000000">
        <w:rPr>
          <w:rtl w:val="0"/>
        </w:rPr>
      </w:r>
      <w:r w:rsidDel="00000000" w:rsidR="00000000" w:rsidRPr="00000000">
        <w:rPr>
          <w:sz w:val="24"/>
          <w:szCs w:val="24"/>
          <w:rtl w:val="1"/>
        </w:rPr>
        <w:t xml:space="preserve">2. </w:t>
      </w:r>
      <w:r w:rsidDel="00000000" w:rsidR="00000000" w:rsidRPr="00000000">
        <w:rPr>
          <w:sz w:val="24"/>
          <w:szCs w:val="24"/>
          <w:rtl w:val="1"/>
        </w:rPr>
        <w:t xml:space="preserve">ישויות</w:t>
      </w:r>
      <w:r w:rsidDel="00000000" w:rsidR="00000000" w:rsidRPr="00000000">
        <w:rPr>
          <w:sz w:val="24"/>
          <w:szCs w:val="24"/>
          <w:rtl w:val="1"/>
        </w:rPr>
        <w:t xml:space="preserve"> </w:t>
      </w:r>
      <w:r w:rsidDel="00000000" w:rsidR="00000000" w:rsidRPr="00000000">
        <w:rPr>
          <w:sz w:val="24"/>
          <w:szCs w:val="24"/>
          <w:rtl w:val="1"/>
        </w:rPr>
        <w:t xml:space="preserve">חיצוניות</w:t>
      </w:r>
      <w:r w:rsidDel="00000000" w:rsidR="00000000" w:rsidRPr="00000000">
        <w:rPr>
          <w:sz w:val="24"/>
          <w:szCs w:val="24"/>
          <w:rtl w:val="1"/>
        </w:rPr>
        <w:t xml:space="preserve"> (</w:t>
      </w:r>
      <w:r w:rsidDel="00000000" w:rsidR="00000000" w:rsidRPr="00000000">
        <w:rPr>
          <w:sz w:val="24"/>
          <w:szCs w:val="24"/>
          <w:rtl w:val="1"/>
        </w:rPr>
        <w:t xml:space="preserve">הריבועים</w:t>
      </w:r>
      <w:r w:rsidDel="00000000" w:rsidR="00000000" w:rsidRPr="00000000">
        <w:rPr>
          <w:sz w:val="24"/>
          <w:szCs w:val="24"/>
          <w:rtl w:val="1"/>
        </w:rPr>
        <w:t xml:space="preserve"> </w:t>
      </w:r>
      <w:r w:rsidDel="00000000" w:rsidR="00000000" w:rsidRPr="00000000">
        <w:rPr>
          <w:sz w:val="24"/>
          <w:szCs w:val="24"/>
          <w:rtl w:val="1"/>
        </w:rPr>
        <w:t xml:space="preserve">מסביב</w:t>
      </w:r>
      <w:r w:rsidDel="00000000" w:rsidR="00000000" w:rsidRPr="00000000">
        <w:rPr>
          <w:sz w:val="24"/>
          <w:szCs w:val="24"/>
          <w:rtl w:val="1"/>
        </w:rPr>
        <w:t xml:space="preserve">)</w:t>
      </w:r>
    </w:p>
    <w:p w:rsidR="00000000" w:rsidDel="00000000" w:rsidP="00000000" w:rsidRDefault="00000000" w:rsidRPr="00000000" ns1:paraId="0000003E">
      <w:pPr>
        <w:bidi w:val="1"/>
        <w:ind w:left="720" w:firstLine="0"/>
        <w:rPr>
          <w:sz w:val="24"/>
          <w:szCs w:val="24"/>
        </w:rPr>
      </w:pPr>
      <w:r w:rsidDel="00000000" w:rsidR="00000000" w:rsidRPr="00000000">
        <w:rPr>
          <w:sz w:val="24"/>
          <w:szCs w:val="24"/>
          <w:rtl w:val="1"/>
        </w:rPr>
        <w:t xml:space="preserve">הגורמים</w:t>
      </w:r>
      <w:r w:rsidDel="00000000" w:rsidR="00000000" w:rsidRPr="00000000">
        <w:rPr>
          <w:sz w:val="24"/>
          <w:szCs w:val="24"/>
          <w:rtl w:val="1"/>
        </w:rPr>
        <w:t xml:space="preserve"> </w:t>
      </w:r>
      <w:r w:rsidDel="00000000" w:rsidR="00000000" w:rsidRPr="00000000">
        <w:rPr>
          <w:sz w:val="24"/>
          <w:szCs w:val="24"/>
          <w:rtl w:val="1"/>
        </w:rPr>
        <w:t xml:space="preserve">העיקריים</w:t>
      </w:r>
      <w:r w:rsidDel="00000000" w:rsidR="00000000" w:rsidRPr="00000000">
        <w:rPr>
          <w:sz w:val="24"/>
          <w:szCs w:val="24"/>
          <w:rtl w:val="1"/>
        </w:rPr>
        <w:t xml:space="preserve"> </w:t>
      </w:r>
      <w:r w:rsidDel="00000000" w:rsidR="00000000" w:rsidRPr="00000000">
        <w:rPr>
          <w:sz w:val="24"/>
          <w:szCs w:val="24"/>
          <w:rtl w:val="1"/>
        </w:rPr>
        <w:t xml:space="preserve">שמתקשרים</w:t>
      </w:r>
      <w:r w:rsidDel="00000000" w:rsidR="00000000" w:rsidRPr="00000000">
        <w:rPr>
          <w:sz w:val="24"/>
          <w:szCs w:val="24"/>
          <w:rtl w:val="1"/>
        </w:rPr>
        <w:t xml:space="preserve"> </w:t>
      </w:r>
      <w:r w:rsidDel="00000000" w:rsidR="00000000" w:rsidRPr="00000000">
        <w:rPr>
          <w:sz w:val="24"/>
          <w:szCs w:val="24"/>
          <w:rtl w:val="1"/>
        </w:rPr>
        <w:t xml:space="preserve">עם</w:t>
      </w:r>
      <w:r w:rsidDel="00000000" w:rsidR="00000000" w:rsidRPr="00000000">
        <w:rPr>
          <w:sz w:val="24"/>
          <w:szCs w:val="24"/>
          <w:rtl w:val="1"/>
        </w:rPr>
        <w:t xml:space="preserve"> </w:t>
      </w:r>
      <w:r w:rsidDel="00000000" w:rsidR="00000000" w:rsidRPr="00000000">
        <w:rPr>
          <w:sz w:val="24"/>
          <w:szCs w:val="24"/>
          <w:rtl w:val="1"/>
        </w:rPr>
        <w:t xml:space="preserve">האתר</w:t>
      </w:r>
      <w:r w:rsidDel="00000000" w:rsidR="00000000" w:rsidRPr="00000000">
        <w:rPr>
          <w:sz w:val="24"/>
          <w:szCs w:val="24"/>
          <w:rtl w:val="1"/>
        </w:rPr>
        <w:t xml:space="preserve">:</w:t>
      </w:r>
    </w:p>
    <w:p w:rsidR="00000000" w:rsidDel="00000000" w:rsidP="00000000" w:rsidRDefault="00000000" w:rsidRPr="00000000" ns1:paraId="0000003F">
      <w:pPr>
        <w:bidi w:val="1"/>
        <w:ind w:left="720" w:firstLine="0"/>
        <w:rPr>
          <w:sz w:val="24"/>
          <w:szCs w:val="24"/>
        </w:rPr>
      </w:pPr>
      <w:r w:rsidDel="00000000" w:rsidR="00000000" w:rsidRPr="00000000">
        <w:rPr>
          <w:sz w:val="24"/>
          <w:szCs w:val="24"/>
          <w:rtl w:val="1"/>
        </w:rPr>
        <w:t xml:space="preserve">לקוח</w:t>
      </w:r>
      <w:r w:rsidDel="00000000" w:rsidR="00000000" w:rsidRPr="00000000">
        <w:rPr>
          <w:sz w:val="24"/>
          <w:szCs w:val="24"/>
          <w:rtl w:val="1"/>
        </w:rPr>
        <w:t xml:space="preserve">: </w:t>
      </w:r>
      <w:r w:rsidDel="00000000" w:rsidR="00000000" w:rsidRPr="00000000">
        <w:rPr>
          <w:sz w:val="24"/>
          <w:szCs w:val="24"/>
          <w:rtl w:val="1"/>
        </w:rPr>
        <w:t xml:space="preserve">הגורם</w:t>
      </w:r>
      <w:r w:rsidDel="00000000" w:rsidR="00000000" w:rsidRPr="00000000">
        <w:rPr>
          <w:sz w:val="24"/>
          <w:szCs w:val="24"/>
          <w:rtl w:val="1"/>
        </w:rPr>
        <w:t xml:space="preserve"> </w:t>
      </w:r>
      <w:r w:rsidDel="00000000" w:rsidR="00000000" w:rsidRPr="00000000">
        <w:rPr>
          <w:sz w:val="24"/>
          <w:szCs w:val="24"/>
          <w:rtl w:val="1"/>
        </w:rPr>
        <w:t xml:space="preserve">שמזמין</w:t>
      </w:r>
      <w:r w:rsidDel="00000000" w:rsidR="00000000" w:rsidRPr="00000000">
        <w:rPr>
          <w:sz w:val="24"/>
          <w:szCs w:val="24"/>
          <w:rtl w:val="1"/>
        </w:rPr>
        <w:t xml:space="preserve"> </w:t>
      </w:r>
      <w:r w:rsidDel="00000000" w:rsidR="00000000" w:rsidRPr="00000000">
        <w:rPr>
          <w:sz w:val="24"/>
          <w:szCs w:val="24"/>
          <w:rtl w:val="1"/>
        </w:rPr>
        <w:t xml:space="preserve">ומשלם</w:t>
      </w:r>
      <w:r w:rsidDel="00000000" w:rsidR="00000000" w:rsidRPr="00000000">
        <w:rPr>
          <w:sz w:val="24"/>
          <w:szCs w:val="24"/>
          <w:rtl w:val="1"/>
        </w:rPr>
        <w:t xml:space="preserve">.</w:t>
      </w:r>
    </w:p>
    <w:p w:rsidR="00000000" w:rsidDel="00000000" w:rsidP="00000000" w:rsidRDefault="00000000" w:rsidRPr="00000000" ns1:paraId="00000040">
      <w:pPr>
        <w:bidi w:val="1"/>
        <w:ind w:left="720" w:firstLine="0"/>
        <w:rPr>
          <w:sz w:val="24"/>
          <w:szCs w:val="24"/>
        </w:rPr>
      </w:pPr>
      <w:r w:rsidDel="00000000" w:rsidR="00000000" w:rsidRPr="00000000">
        <w:rPr>
          <w:sz w:val="24"/>
          <w:szCs w:val="24"/>
          <w:rtl w:val="1"/>
        </w:rPr>
        <w:t xml:space="preserve">מנהל</w:t>
      </w:r>
      <w:r w:rsidDel="00000000" w:rsidR="00000000" w:rsidRPr="00000000">
        <w:rPr>
          <w:sz w:val="24"/>
          <w:szCs w:val="24"/>
          <w:rtl w:val="1"/>
        </w:rPr>
        <w:t xml:space="preserve"> </w:t>
      </w:r>
      <w:r w:rsidDel="00000000" w:rsidR="00000000" w:rsidRPr="00000000">
        <w:rPr>
          <w:sz w:val="24"/>
          <w:szCs w:val="24"/>
          <w:rtl w:val="1"/>
        </w:rPr>
        <w:t xml:space="preserve">האתר</w:t>
      </w:r>
      <w:r w:rsidDel="00000000" w:rsidR="00000000" w:rsidRPr="00000000">
        <w:rPr>
          <w:sz w:val="24"/>
          <w:szCs w:val="24"/>
          <w:rtl w:val="1"/>
        </w:rPr>
        <w:t xml:space="preserve"> (</w:t>
      </w:r>
      <w:r w:rsidDel="00000000" w:rsidR="00000000" w:rsidRPr="00000000">
        <w:rPr>
          <w:sz w:val="24"/>
          <w:szCs w:val="24"/>
          <w:rtl w:val="0"/>
        </w:rPr>
        <w:t xml:space="preserve">Admin</w:t>
      </w:r>
      <w:r w:rsidDel="00000000" w:rsidR="00000000" w:rsidRPr="00000000">
        <w:rPr>
          <w:sz w:val="24"/>
          <w:szCs w:val="24"/>
          <w:rtl w:val="1"/>
        </w:rPr>
        <w:t xml:space="preserve">): </w:t>
      </w:r>
      <w:r w:rsidDel="00000000" w:rsidR="00000000" w:rsidRPr="00000000">
        <w:rPr>
          <w:sz w:val="24"/>
          <w:szCs w:val="24"/>
          <w:rtl w:val="1"/>
        </w:rPr>
        <w:t xml:space="preserve">הגורם</w:t>
      </w:r>
      <w:r w:rsidDel="00000000" w:rsidR="00000000" w:rsidRPr="00000000">
        <w:rPr>
          <w:sz w:val="24"/>
          <w:szCs w:val="24"/>
          <w:rtl w:val="1"/>
        </w:rPr>
        <w:t xml:space="preserve"> </w:t>
      </w:r>
      <w:r w:rsidDel="00000000" w:rsidR="00000000" w:rsidRPr="00000000">
        <w:rPr>
          <w:sz w:val="24"/>
          <w:szCs w:val="24"/>
          <w:rtl w:val="1"/>
        </w:rPr>
        <w:t xml:space="preserve">שמעדכן</w:t>
      </w:r>
      <w:r w:rsidDel="00000000" w:rsidR="00000000" w:rsidRPr="00000000">
        <w:rPr>
          <w:sz w:val="24"/>
          <w:szCs w:val="24"/>
          <w:rtl w:val="1"/>
        </w:rPr>
        <w:t xml:space="preserve"> </w:t>
      </w:r>
      <w:r w:rsidDel="00000000" w:rsidR="00000000" w:rsidRPr="00000000">
        <w:rPr>
          <w:sz w:val="24"/>
          <w:szCs w:val="24"/>
          <w:rtl w:val="1"/>
        </w:rPr>
        <w:t xml:space="preserve">מוצרים</w:t>
      </w:r>
      <w:r w:rsidDel="00000000" w:rsidR="00000000" w:rsidRPr="00000000">
        <w:rPr>
          <w:sz w:val="24"/>
          <w:szCs w:val="24"/>
          <w:rtl w:val="1"/>
        </w:rPr>
        <w:t xml:space="preserve"> </w:t>
      </w:r>
      <w:r w:rsidDel="00000000" w:rsidR="00000000" w:rsidRPr="00000000">
        <w:rPr>
          <w:sz w:val="24"/>
          <w:szCs w:val="24"/>
          <w:rtl w:val="1"/>
        </w:rPr>
        <w:t xml:space="preserve">ומנהל</w:t>
      </w:r>
      <w:r w:rsidDel="00000000" w:rsidR="00000000" w:rsidRPr="00000000">
        <w:rPr>
          <w:sz w:val="24"/>
          <w:szCs w:val="24"/>
          <w:rtl w:val="1"/>
        </w:rPr>
        <w:t xml:space="preserve"> </w:t>
      </w:r>
      <w:r w:rsidDel="00000000" w:rsidR="00000000" w:rsidRPr="00000000">
        <w:rPr>
          <w:sz w:val="24"/>
          <w:szCs w:val="24"/>
          <w:rtl w:val="1"/>
        </w:rPr>
        <w:t xml:space="preserve">מלאי</w:t>
      </w:r>
      <w:r w:rsidDel="00000000" w:rsidR="00000000" w:rsidRPr="00000000">
        <w:rPr>
          <w:sz w:val="24"/>
          <w:szCs w:val="24"/>
          <w:rtl w:val="1"/>
        </w:rPr>
        <w:t xml:space="preserve">.</w:t>
      </w:r>
    </w:p>
    <w:p w:rsidR="00000000" w:rsidDel="00000000" w:rsidP="00000000" w:rsidRDefault="00000000" w:rsidRPr="00000000" ns1:paraId="00000041">
      <w:pPr>
        <w:bidi w:val="1"/>
        <w:ind w:left="720" w:firstLine="0"/>
        <w:rPr>
          <w:sz w:val="24"/>
          <w:szCs w:val="24"/>
        </w:rPr>
      </w:pPr>
      <w:r w:rsidDel="00000000" w:rsidR="00000000" w:rsidRPr="00000000">
        <w:rPr>
          <w:sz w:val="24"/>
          <w:szCs w:val="24"/>
          <w:rtl w:val="1"/>
        </w:rPr>
        <w:t xml:space="preserve">חברת</w:t>
      </w:r>
      <w:r w:rsidDel="00000000" w:rsidR="00000000" w:rsidRPr="00000000">
        <w:rPr>
          <w:sz w:val="24"/>
          <w:szCs w:val="24"/>
          <w:rtl w:val="1"/>
        </w:rPr>
        <w:t xml:space="preserve"> </w:t>
      </w:r>
      <w:r w:rsidDel="00000000" w:rsidR="00000000" w:rsidRPr="00000000">
        <w:rPr>
          <w:sz w:val="24"/>
          <w:szCs w:val="24"/>
          <w:rtl w:val="1"/>
        </w:rPr>
        <w:t xml:space="preserve">סליקה</w:t>
      </w:r>
      <w:r w:rsidDel="00000000" w:rsidR="00000000" w:rsidRPr="00000000">
        <w:rPr>
          <w:sz w:val="24"/>
          <w:szCs w:val="24"/>
          <w:rtl w:val="1"/>
        </w:rPr>
        <w:t xml:space="preserve"> (</w:t>
      </w:r>
      <w:r w:rsidDel="00000000" w:rsidR="00000000" w:rsidRPr="00000000">
        <w:rPr>
          <w:sz w:val="24"/>
          <w:szCs w:val="24"/>
          <w:rtl w:val="0"/>
        </w:rPr>
        <w:t xml:space="preserve">Payment</w:t>
      </w:r>
      <w:r w:rsidDel="00000000" w:rsidR="00000000" w:rsidRPr="00000000">
        <w:rPr>
          <w:sz w:val="24"/>
          <w:szCs w:val="24"/>
          <w:rtl w:val="0"/>
        </w:rPr>
        <w:t xml:space="preserve"> </w:t>
      </w:r>
      <w:r w:rsidDel="00000000" w:rsidR="00000000" w:rsidRPr="00000000">
        <w:rPr>
          <w:sz w:val="24"/>
          <w:szCs w:val="24"/>
          <w:rtl w:val="0"/>
        </w:rPr>
        <w:t xml:space="preserve">Gateway</w:t>
      </w:r>
      <w:r w:rsidDel="00000000" w:rsidR="00000000" w:rsidRPr="00000000">
        <w:rPr>
          <w:sz w:val="24"/>
          <w:szCs w:val="24"/>
          <w:rtl w:val="1"/>
        </w:rPr>
        <w:t xml:space="preserve">): </w:t>
      </w:r>
      <w:r w:rsidDel="00000000" w:rsidR="00000000" w:rsidRPr="00000000">
        <w:rPr>
          <w:sz w:val="24"/>
          <w:szCs w:val="24"/>
          <w:rtl w:val="1"/>
        </w:rPr>
        <w:t xml:space="preserve">מערכת</w:t>
      </w:r>
      <w:r w:rsidDel="00000000" w:rsidR="00000000" w:rsidRPr="00000000">
        <w:rPr>
          <w:sz w:val="24"/>
          <w:szCs w:val="24"/>
          <w:rtl w:val="1"/>
        </w:rPr>
        <w:t xml:space="preserve"> </w:t>
      </w:r>
      <w:r w:rsidDel="00000000" w:rsidR="00000000" w:rsidRPr="00000000">
        <w:rPr>
          <w:sz w:val="24"/>
          <w:szCs w:val="24"/>
          <w:rtl w:val="1"/>
        </w:rPr>
        <w:t xml:space="preserve">חיצונית</w:t>
      </w:r>
      <w:r w:rsidDel="00000000" w:rsidR="00000000" w:rsidRPr="00000000">
        <w:rPr>
          <w:sz w:val="24"/>
          <w:szCs w:val="24"/>
          <w:rtl w:val="1"/>
        </w:rPr>
        <w:t xml:space="preserve"> </w:t>
      </w:r>
      <w:r w:rsidDel="00000000" w:rsidR="00000000" w:rsidRPr="00000000">
        <w:rPr>
          <w:sz w:val="24"/>
          <w:szCs w:val="24"/>
          <w:rtl w:val="1"/>
        </w:rPr>
        <w:t xml:space="preserve">המאשרת</w:t>
      </w:r>
      <w:r w:rsidDel="00000000" w:rsidR="00000000" w:rsidRPr="00000000">
        <w:rPr>
          <w:sz w:val="24"/>
          <w:szCs w:val="24"/>
          <w:rtl w:val="1"/>
        </w:rPr>
        <w:t xml:space="preserve"> </w:t>
      </w:r>
      <w:r w:rsidDel="00000000" w:rsidR="00000000" w:rsidRPr="00000000">
        <w:rPr>
          <w:sz w:val="24"/>
          <w:szCs w:val="24"/>
          <w:rtl w:val="1"/>
        </w:rPr>
        <w:t xml:space="preserve">תשלומים</w:t>
      </w:r>
      <w:r w:rsidDel="00000000" w:rsidR="00000000" w:rsidRPr="00000000">
        <w:rPr>
          <w:sz w:val="24"/>
          <w:szCs w:val="24"/>
          <w:rtl w:val="1"/>
        </w:rPr>
        <w:t xml:space="preserve">.</w:t>
      </w:r>
    </w:p>
    <w:p w:rsidR="00000000" w:rsidDel="00000000" w:rsidP="00000000" w:rsidRDefault="00000000" w:rsidRPr="00000000" ns1:paraId="00000042">
      <w:pPr>
        <w:bidi w:val="1"/>
        <w:ind w:left="720" w:firstLine="0"/>
        <w:rPr>
          <w:sz w:val="24"/>
          <w:szCs w:val="24"/>
        </w:rPr>
      </w:pPr>
      <w:r w:rsidDel="00000000" w:rsidR="00000000" w:rsidRPr="00000000">
        <w:rPr>
          <w:sz w:val="24"/>
          <w:szCs w:val="24"/>
          <w:rtl w:val="1"/>
        </w:rPr>
        <w:t xml:space="preserve">חברת</w:t>
      </w:r>
      <w:r w:rsidDel="00000000" w:rsidR="00000000" w:rsidRPr="00000000">
        <w:rPr>
          <w:sz w:val="24"/>
          <w:szCs w:val="24"/>
          <w:rtl w:val="1"/>
        </w:rPr>
        <w:t xml:space="preserve"> </w:t>
      </w:r>
      <w:r w:rsidDel="00000000" w:rsidR="00000000" w:rsidRPr="00000000">
        <w:rPr>
          <w:sz w:val="24"/>
          <w:szCs w:val="24"/>
          <w:rtl w:val="1"/>
        </w:rPr>
        <w:t xml:space="preserve">שליחויות</w:t>
      </w:r>
      <w:r w:rsidDel="00000000" w:rsidR="00000000" w:rsidRPr="00000000">
        <w:rPr>
          <w:sz w:val="24"/>
          <w:szCs w:val="24"/>
          <w:rtl w:val="1"/>
        </w:rPr>
        <w:t xml:space="preserve">: </w:t>
      </w:r>
      <w:r w:rsidDel="00000000" w:rsidR="00000000" w:rsidRPr="00000000">
        <w:rPr>
          <w:sz w:val="24"/>
          <w:szCs w:val="24"/>
          <w:rtl w:val="1"/>
        </w:rPr>
        <w:t xml:space="preserve">מקבלת</w:t>
      </w:r>
      <w:r w:rsidDel="00000000" w:rsidR="00000000" w:rsidRPr="00000000">
        <w:rPr>
          <w:sz w:val="24"/>
          <w:szCs w:val="24"/>
          <w:rtl w:val="1"/>
        </w:rPr>
        <w:t xml:space="preserve"> </w:t>
      </w:r>
      <w:r w:rsidDel="00000000" w:rsidR="00000000" w:rsidRPr="00000000">
        <w:rPr>
          <w:sz w:val="24"/>
          <w:szCs w:val="24"/>
          <w:rtl w:val="1"/>
        </w:rPr>
        <w:t xml:space="preserve">פרטי</w:t>
      </w:r>
      <w:r w:rsidDel="00000000" w:rsidR="00000000" w:rsidRPr="00000000">
        <w:rPr>
          <w:sz w:val="24"/>
          <w:szCs w:val="24"/>
          <w:rtl w:val="1"/>
        </w:rPr>
        <w:t xml:space="preserve"> </w:t>
      </w:r>
      <w:r w:rsidDel="00000000" w:rsidR="00000000" w:rsidRPr="00000000">
        <w:rPr>
          <w:sz w:val="24"/>
          <w:szCs w:val="24"/>
          <w:rtl w:val="1"/>
        </w:rPr>
        <w:t xml:space="preserve">משלוח</w:t>
      </w:r>
      <w:r w:rsidDel="00000000" w:rsidR="00000000" w:rsidRPr="00000000">
        <w:rPr>
          <w:sz w:val="24"/>
          <w:szCs w:val="24"/>
          <w:rtl w:val="1"/>
        </w:rPr>
        <w:t xml:space="preserve"> </w:t>
      </w:r>
      <w:r w:rsidDel="00000000" w:rsidR="00000000" w:rsidRPr="00000000">
        <w:rPr>
          <w:sz w:val="24"/>
          <w:szCs w:val="24"/>
          <w:rtl w:val="1"/>
        </w:rPr>
        <w:t xml:space="preserve">להפצה</w:t>
      </w:r>
      <w:r w:rsidDel="00000000" w:rsidR="00000000" w:rsidRPr="00000000">
        <w:rPr>
          <w:sz w:val="24"/>
          <w:szCs w:val="24"/>
          <w:rtl w:val="1"/>
        </w:rPr>
        <w:t xml:space="preserve">.</w:t>
      </w:r>
    </w:p>
    <w:p w:rsidR="00000000" w:rsidDel="00000000" w:rsidP="00000000" w:rsidRDefault="00000000" w:rsidRPr="00000000" ns1:paraId="00000043">
      <w:pPr>
        <w:bidi w:val="1"/>
        <w:rPr>
          <w:sz w:val="24"/>
          <w:szCs w:val="24"/>
        </w:rPr>
      </w:pPr>
      <w:r w:rsidDel="00000000" w:rsidR="00000000" w:rsidRPr="00000000">
        <w:rPr>
          <w:rtl w:val="0"/>
        </w:rPr>
      </w:r>
      <w:r w:rsidDel="00000000" w:rsidR="00000000" w:rsidRPr="00000000">
        <w:rPr>
          <w:sz w:val="24"/>
          <w:szCs w:val="24"/>
          <w:rtl w:val="1"/>
        </w:rPr>
        <w:t xml:space="preserve">3. </w:t>
      </w:r>
      <w:r w:rsidDel="00000000" w:rsidR="00000000" w:rsidRPr="00000000">
        <w:rPr>
          <w:sz w:val="24"/>
          <w:szCs w:val="24"/>
          <w:rtl w:val="1"/>
        </w:rPr>
        <w:t xml:space="preserve">זרימת</w:t>
      </w:r>
      <w:r w:rsidDel="00000000" w:rsidR="00000000" w:rsidRPr="00000000">
        <w:rPr>
          <w:sz w:val="24"/>
          <w:szCs w:val="24"/>
          <w:rtl w:val="1"/>
        </w:rPr>
        <w:t xml:space="preserve"> </w:t>
      </w:r>
      <w:r w:rsidDel="00000000" w:rsidR="00000000" w:rsidRPr="00000000">
        <w:rPr>
          <w:sz w:val="24"/>
          <w:szCs w:val="24"/>
          <w:rtl w:val="1"/>
        </w:rPr>
        <w:t xml:space="preserve">הנתונים</w:t>
      </w:r>
      <w:r w:rsidDel="00000000" w:rsidR="00000000" w:rsidRPr="00000000">
        <w:rPr>
          <w:sz w:val="24"/>
          <w:szCs w:val="24"/>
          <w:rtl w:val="1"/>
        </w:rPr>
        <w:t xml:space="preserve"> (</w:t>
      </w:r>
      <w:r w:rsidDel="00000000" w:rsidR="00000000" w:rsidRPr="00000000">
        <w:rPr>
          <w:sz w:val="24"/>
          <w:szCs w:val="24"/>
          <w:rtl w:val="1"/>
        </w:rPr>
        <w:t xml:space="preserve">החיצים</w:t>
      </w:r>
      <w:r w:rsidDel="00000000" w:rsidR="00000000" w:rsidRPr="00000000">
        <w:rPr>
          <w:sz w:val="24"/>
          <w:szCs w:val="24"/>
          <w:rtl w:val="1"/>
        </w:rPr>
        <w:t xml:space="preserve">)</w:t>
      </w:r>
    </w:p>
    <w:p w:rsidR="00000000" w:rsidDel="00000000" w:rsidP="00000000" w:rsidRDefault="00000000" w:rsidRPr="00000000" ns1:paraId="00000044">
      <w:pPr>
        <w:bidi w:val="1"/>
        <w:ind w:left="720" w:firstLine="0"/>
        <w:rPr>
          <w:sz w:val="24"/>
          <w:szCs w:val="24"/>
        </w:rPr>
      </w:pPr>
      <w:r w:rsidDel="00000000" w:rsidR="00000000" w:rsidRPr="00000000">
        <w:rPr>
          <w:sz w:val="24"/>
          <w:szCs w:val="24"/>
          <w:rtl w:val="1"/>
        </w:rPr>
        <w:t xml:space="preserve">אלו</w:t>
      </w:r>
      <w:r w:rsidDel="00000000" w:rsidR="00000000" w:rsidRPr="00000000">
        <w:rPr>
          <w:sz w:val="24"/>
          <w:szCs w:val="24"/>
          <w:rtl w:val="1"/>
        </w:rPr>
        <w:t xml:space="preserve"> </w:t>
      </w:r>
      <w:r w:rsidDel="00000000" w:rsidR="00000000" w:rsidRPr="00000000">
        <w:rPr>
          <w:sz w:val="24"/>
          <w:szCs w:val="24"/>
          <w:rtl w:val="1"/>
        </w:rPr>
        <w:t xml:space="preserve">הנתונים</w:t>
      </w:r>
      <w:r w:rsidDel="00000000" w:rsidR="00000000" w:rsidRPr="00000000">
        <w:rPr>
          <w:sz w:val="24"/>
          <w:szCs w:val="24"/>
          <w:rtl w:val="1"/>
        </w:rPr>
        <w:t xml:space="preserve"> </w:t>
      </w:r>
      <w:r w:rsidDel="00000000" w:rsidR="00000000" w:rsidRPr="00000000">
        <w:rPr>
          <w:sz w:val="24"/>
          <w:szCs w:val="24"/>
          <w:rtl w:val="1"/>
        </w:rPr>
        <w:t xml:space="preserve">שעוברים</w:t>
      </w:r>
      <w:r w:rsidDel="00000000" w:rsidR="00000000" w:rsidRPr="00000000">
        <w:rPr>
          <w:sz w:val="24"/>
          <w:szCs w:val="24"/>
          <w:rtl w:val="1"/>
        </w:rPr>
        <w:t xml:space="preserve"> </w:t>
      </w:r>
      <w:r w:rsidDel="00000000" w:rsidR="00000000" w:rsidRPr="00000000">
        <w:rPr>
          <w:sz w:val="24"/>
          <w:szCs w:val="24"/>
          <w:rtl w:val="1"/>
        </w:rPr>
        <w:t xml:space="preserve">בין</w:t>
      </w:r>
      <w:r w:rsidDel="00000000" w:rsidR="00000000" w:rsidRPr="00000000">
        <w:rPr>
          <w:sz w:val="24"/>
          <w:szCs w:val="24"/>
          <w:rtl w:val="1"/>
        </w:rPr>
        <w:t xml:space="preserve"> </w:t>
      </w:r>
      <w:r w:rsidDel="00000000" w:rsidR="00000000" w:rsidRPr="00000000">
        <w:rPr>
          <w:sz w:val="24"/>
          <w:szCs w:val="24"/>
          <w:rtl w:val="1"/>
        </w:rPr>
        <w:t xml:space="preserve">הישויות</w:t>
      </w:r>
      <w:r w:rsidDel="00000000" w:rsidR="00000000" w:rsidRPr="00000000">
        <w:rPr>
          <w:sz w:val="24"/>
          <w:szCs w:val="24"/>
          <w:rtl w:val="1"/>
        </w:rPr>
        <w:t xml:space="preserve"> </w:t>
      </w:r>
      <w:r w:rsidDel="00000000" w:rsidR="00000000" w:rsidRPr="00000000">
        <w:rPr>
          <w:sz w:val="24"/>
          <w:szCs w:val="24"/>
          <w:rtl w:val="1"/>
        </w:rPr>
        <w:t xml:space="preserve">למערכת</w:t>
      </w:r>
      <w:r w:rsidDel="00000000" w:rsidR="00000000" w:rsidRPr="00000000">
        <w:rPr>
          <w:sz w:val="24"/>
          <w:szCs w:val="24"/>
          <w:rtl w:val="1"/>
        </w:rPr>
        <w:t xml:space="preserve">:</w:t>
      </w:r>
    </w:p>
    <w:p w:rsidR="00000000" w:rsidDel="00000000" w:rsidP="00000000" w:rsidRDefault="00000000" w:rsidRPr="00000000" ns1:paraId="00000045">
      <w:pPr>
        <w:bidi w:val="1"/>
        <w:ind w:left="720" w:firstLine="0"/>
        <w:rPr>
          <w:sz w:val="24"/>
          <w:szCs w:val="24"/>
        </w:rPr>
      </w:pPr>
      <w:r w:rsidDel="00000000" w:rsidR="00000000" w:rsidRPr="00000000">
        <w:rPr>
          <w:sz w:val="24"/>
          <w:szCs w:val="24"/>
          <w:rtl w:val="1"/>
        </w:rPr>
        <w:t xml:space="preserve">מישות</w:t>
      </w:r>
      <w:r w:rsidDel="00000000" w:rsidR="00000000" w:rsidRPr="00000000">
        <w:rPr>
          <w:sz w:val="24"/>
          <w:szCs w:val="24"/>
          <w:rtl w:val="1"/>
        </w:rPr>
        <w:tab/>
      </w:r>
      <w:r w:rsidDel="00000000" w:rsidR="00000000" w:rsidRPr="00000000">
        <w:rPr>
          <w:sz w:val="24"/>
          <w:szCs w:val="24"/>
          <w:rtl w:val="1"/>
        </w:rPr>
        <w:t xml:space="preserve">אל</w:t>
      </w:r>
      <w:r w:rsidDel="00000000" w:rsidR="00000000" w:rsidRPr="00000000">
        <w:rPr>
          <w:sz w:val="24"/>
          <w:szCs w:val="24"/>
          <w:rtl w:val="1"/>
        </w:rPr>
        <w:t xml:space="preserve"> </w:t>
      </w:r>
      <w:r w:rsidDel="00000000" w:rsidR="00000000" w:rsidRPr="00000000">
        <w:rPr>
          <w:sz w:val="24"/>
          <w:szCs w:val="24"/>
          <w:rtl w:val="1"/>
        </w:rPr>
        <w:t xml:space="preserve">ישות</w:t>
      </w:r>
      <w:r w:rsidDel="00000000" w:rsidR="00000000" w:rsidRPr="00000000">
        <w:rPr>
          <w:sz w:val="24"/>
          <w:szCs w:val="24"/>
          <w:rtl w:val="1"/>
        </w:rPr>
        <w:t xml:space="preserve"> </w:t>
      </w:r>
      <w:r w:rsidDel="00000000" w:rsidR="00000000" w:rsidRPr="00000000">
        <w:rPr>
          <w:sz w:val="24"/>
          <w:szCs w:val="24"/>
          <w:rtl w:val="1"/>
        </w:rPr>
        <w:t xml:space="preserve">מה</w:t>
      </w:r>
      <w:r w:rsidDel="00000000" w:rsidR="00000000" w:rsidRPr="00000000">
        <w:rPr>
          <w:sz w:val="24"/>
          <w:szCs w:val="24"/>
          <w:rtl w:val="1"/>
        </w:rPr>
        <w:t xml:space="preserve"> </w:t>
      </w:r>
      <w:r w:rsidDel="00000000" w:rsidR="00000000" w:rsidRPr="00000000">
        <w:rPr>
          <w:sz w:val="24"/>
          <w:szCs w:val="24"/>
          <w:rtl w:val="1"/>
        </w:rPr>
        <w:t xml:space="preserve">עובר</w:t>
      </w:r>
      <w:r w:rsidDel="00000000" w:rsidR="00000000" w:rsidRPr="00000000">
        <w:rPr>
          <w:sz w:val="24"/>
          <w:szCs w:val="24"/>
          <w:rtl w:val="1"/>
        </w:rPr>
        <w:t xml:space="preserve"> (</w:t>
      </w:r>
      <w:r w:rsidDel="00000000" w:rsidR="00000000" w:rsidRPr="00000000">
        <w:rPr>
          <w:sz w:val="24"/>
          <w:szCs w:val="24"/>
          <w:rtl w:val="1"/>
        </w:rPr>
        <w:t xml:space="preserve">המידע</w:t>
      </w:r>
      <w:r w:rsidDel="00000000" w:rsidR="00000000" w:rsidRPr="00000000">
        <w:rPr>
          <w:sz w:val="24"/>
          <w:szCs w:val="24"/>
          <w:rtl w:val="1"/>
        </w:rPr>
        <w:t xml:space="preserve">)?</w:t>
      </w:r>
    </w:p>
    <w:p w:rsidR="00000000" w:rsidDel="00000000" w:rsidP="00000000" w:rsidRDefault="00000000" w:rsidRPr="00000000" ns1:paraId="00000046">
      <w:pPr>
        <w:bidi w:val="1"/>
        <w:ind w:left="720" w:firstLine="0"/>
        <w:rPr>
          <w:sz w:val="24"/>
          <w:szCs w:val="24"/>
        </w:rPr>
      </w:pPr>
      <w:r w:rsidDel="00000000" w:rsidR="00000000" w:rsidRPr="00000000">
        <w:rPr>
          <w:sz w:val="24"/>
          <w:szCs w:val="24"/>
          <w:rtl w:val="1"/>
        </w:rPr>
        <w:t xml:space="preserve">לקוח</w:t>
      </w:r>
      <w:r w:rsidDel="00000000" w:rsidR="00000000" w:rsidRPr="00000000">
        <w:rPr>
          <w:sz w:val="24"/>
          <w:szCs w:val="24"/>
          <w:rtl w:val="1"/>
        </w:rPr>
        <w:t xml:space="preserve"> </w:t>
      </w:r>
      <w:r w:rsidDel="00000000" w:rsidR="00000000" w:rsidRPr="00000000">
        <w:rPr>
          <w:sz w:val="24"/>
          <w:szCs w:val="24"/>
          <w:rtl w:val="1"/>
        </w:rPr>
        <w:t xml:space="preserve">מערכת</w:t>
      </w:r>
      <w:r w:rsidDel="00000000" w:rsidR="00000000" w:rsidRPr="00000000">
        <w:rPr>
          <w:sz w:val="24"/>
          <w:szCs w:val="24"/>
          <w:rtl w:val="1"/>
        </w:rPr>
        <w:t xml:space="preserve"> </w:t>
      </w:r>
      <w:r w:rsidDel="00000000" w:rsidR="00000000" w:rsidRPr="00000000">
        <w:rPr>
          <w:sz w:val="24"/>
          <w:szCs w:val="24"/>
          <w:rtl w:val="1"/>
        </w:rPr>
        <w:t xml:space="preserve">פרטי</w:t>
      </w:r>
      <w:r w:rsidDel="00000000" w:rsidR="00000000" w:rsidRPr="00000000">
        <w:rPr>
          <w:sz w:val="24"/>
          <w:szCs w:val="24"/>
          <w:rtl w:val="1"/>
        </w:rPr>
        <w:t xml:space="preserve"> </w:t>
      </w:r>
      <w:r w:rsidDel="00000000" w:rsidR="00000000" w:rsidRPr="00000000">
        <w:rPr>
          <w:sz w:val="24"/>
          <w:szCs w:val="24"/>
          <w:rtl w:val="1"/>
        </w:rPr>
        <w:t xml:space="preserve">הרשמה</w:t>
      </w:r>
      <w:r w:rsidDel="00000000" w:rsidR="00000000" w:rsidRPr="00000000">
        <w:rPr>
          <w:sz w:val="24"/>
          <w:szCs w:val="24"/>
          <w:rtl w:val="1"/>
        </w:rPr>
        <w:t xml:space="preserve">, </w:t>
      </w:r>
      <w:r w:rsidDel="00000000" w:rsidR="00000000" w:rsidRPr="00000000">
        <w:rPr>
          <w:sz w:val="24"/>
          <w:szCs w:val="24"/>
          <w:rtl w:val="1"/>
        </w:rPr>
        <w:t xml:space="preserve">חיפוש</w:t>
      </w:r>
      <w:r w:rsidDel="00000000" w:rsidR="00000000" w:rsidRPr="00000000">
        <w:rPr>
          <w:sz w:val="24"/>
          <w:szCs w:val="24"/>
          <w:rtl w:val="1"/>
        </w:rPr>
        <w:t xml:space="preserve"> </w:t>
      </w:r>
      <w:r w:rsidDel="00000000" w:rsidR="00000000" w:rsidRPr="00000000">
        <w:rPr>
          <w:sz w:val="24"/>
          <w:szCs w:val="24"/>
          <w:rtl w:val="1"/>
        </w:rPr>
        <w:t xml:space="preserve">מוצר</w:t>
      </w:r>
      <w:r w:rsidDel="00000000" w:rsidR="00000000" w:rsidRPr="00000000">
        <w:rPr>
          <w:sz w:val="24"/>
          <w:szCs w:val="24"/>
          <w:rtl w:val="1"/>
        </w:rPr>
        <w:t xml:space="preserve">, </w:t>
      </w:r>
      <w:r w:rsidDel="00000000" w:rsidR="00000000" w:rsidRPr="00000000">
        <w:rPr>
          <w:sz w:val="24"/>
          <w:szCs w:val="24"/>
          <w:rtl w:val="1"/>
        </w:rPr>
        <w:t xml:space="preserve">הזמנת</w:t>
      </w:r>
      <w:r w:rsidDel="00000000" w:rsidR="00000000" w:rsidRPr="00000000">
        <w:rPr>
          <w:sz w:val="24"/>
          <w:szCs w:val="24"/>
          <w:rtl w:val="1"/>
        </w:rPr>
        <w:t xml:space="preserve"> </w:t>
      </w:r>
      <w:r w:rsidDel="00000000" w:rsidR="00000000" w:rsidRPr="00000000">
        <w:rPr>
          <w:sz w:val="24"/>
          <w:szCs w:val="24"/>
          <w:rtl w:val="1"/>
        </w:rPr>
        <w:t xml:space="preserve">פריטים</w:t>
      </w:r>
      <w:r w:rsidDel="00000000" w:rsidR="00000000" w:rsidRPr="00000000">
        <w:rPr>
          <w:sz w:val="24"/>
          <w:szCs w:val="24"/>
          <w:rtl w:val="1"/>
        </w:rPr>
        <w:t xml:space="preserve">, </w:t>
      </w:r>
      <w:r w:rsidDel="00000000" w:rsidR="00000000" w:rsidRPr="00000000">
        <w:rPr>
          <w:sz w:val="24"/>
          <w:szCs w:val="24"/>
          <w:rtl w:val="1"/>
        </w:rPr>
        <w:t xml:space="preserve">פרטי</w:t>
      </w:r>
      <w:r w:rsidDel="00000000" w:rsidR="00000000" w:rsidRPr="00000000">
        <w:rPr>
          <w:sz w:val="24"/>
          <w:szCs w:val="24"/>
          <w:rtl w:val="1"/>
        </w:rPr>
        <w:t xml:space="preserve"> </w:t>
      </w:r>
      <w:r w:rsidDel="00000000" w:rsidR="00000000" w:rsidRPr="00000000">
        <w:rPr>
          <w:sz w:val="24"/>
          <w:szCs w:val="24"/>
          <w:rtl w:val="1"/>
        </w:rPr>
        <w:t xml:space="preserve">תשלום</w:t>
      </w:r>
      <w:r w:rsidDel="00000000" w:rsidR="00000000" w:rsidRPr="00000000">
        <w:rPr>
          <w:sz w:val="24"/>
          <w:szCs w:val="24"/>
          <w:rtl w:val="1"/>
        </w:rPr>
        <w:t xml:space="preserve">.</w:t>
      </w:r>
    </w:p>
    <w:p w:rsidR="00000000" w:rsidDel="00000000" w:rsidP="00000000" w:rsidRDefault="00000000" w:rsidRPr="00000000" ns1:paraId="00000047">
      <w:pPr>
        <w:bidi w:val="1"/>
        <w:ind w:left="720" w:firstLine="0"/>
        <w:rPr>
          <w:sz w:val="24"/>
          <w:szCs w:val="24"/>
        </w:rPr>
      </w:pPr>
      <w:r w:rsidDel="00000000" w:rsidR="00000000" w:rsidRPr="00000000">
        <w:rPr>
          <w:sz w:val="24"/>
          <w:szCs w:val="24"/>
          <w:rtl w:val="1"/>
        </w:rPr>
        <w:t xml:space="preserve">מערכת</w:t>
      </w:r>
      <w:r w:rsidDel="00000000" w:rsidR="00000000" w:rsidRPr="00000000">
        <w:rPr>
          <w:sz w:val="24"/>
          <w:szCs w:val="24"/>
          <w:rtl w:val="1"/>
        </w:rPr>
        <w:tab/>
      </w:r>
      <w:r w:rsidDel="00000000" w:rsidR="00000000" w:rsidRPr="00000000">
        <w:rPr>
          <w:sz w:val="24"/>
          <w:szCs w:val="24"/>
          <w:rtl w:val="1"/>
        </w:rPr>
        <w:t xml:space="preserve">לקוח</w:t>
      </w:r>
      <w:r w:rsidDel="00000000" w:rsidR="00000000" w:rsidRPr="00000000">
        <w:rPr>
          <w:sz w:val="24"/>
          <w:szCs w:val="24"/>
          <w:rtl w:val="1"/>
        </w:rPr>
        <w:t xml:space="preserve"> </w:t>
      </w:r>
      <w:r w:rsidDel="00000000" w:rsidR="00000000" w:rsidRPr="00000000">
        <w:rPr>
          <w:sz w:val="24"/>
          <w:szCs w:val="24"/>
          <w:rtl w:val="1"/>
        </w:rPr>
        <w:t xml:space="preserve">אישור</w:t>
      </w:r>
      <w:r w:rsidDel="00000000" w:rsidR="00000000" w:rsidRPr="00000000">
        <w:rPr>
          <w:sz w:val="24"/>
          <w:szCs w:val="24"/>
          <w:rtl w:val="1"/>
        </w:rPr>
        <w:t xml:space="preserve"> </w:t>
      </w:r>
      <w:r w:rsidDel="00000000" w:rsidR="00000000" w:rsidRPr="00000000">
        <w:rPr>
          <w:sz w:val="24"/>
          <w:szCs w:val="24"/>
          <w:rtl w:val="1"/>
        </w:rPr>
        <w:t xml:space="preserve">הזמנה</w:t>
      </w:r>
      <w:r w:rsidDel="00000000" w:rsidR="00000000" w:rsidRPr="00000000">
        <w:rPr>
          <w:sz w:val="24"/>
          <w:szCs w:val="24"/>
          <w:rtl w:val="1"/>
        </w:rPr>
        <w:t xml:space="preserve">, </w:t>
      </w:r>
      <w:r w:rsidDel="00000000" w:rsidR="00000000" w:rsidRPr="00000000">
        <w:rPr>
          <w:sz w:val="24"/>
          <w:szCs w:val="24"/>
          <w:rtl w:val="1"/>
        </w:rPr>
        <w:t xml:space="preserve">קבלה</w:t>
      </w:r>
      <w:r w:rsidDel="00000000" w:rsidR="00000000" w:rsidRPr="00000000">
        <w:rPr>
          <w:sz w:val="24"/>
          <w:szCs w:val="24"/>
          <w:rtl w:val="1"/>
        </w:rPr>
        <w:t xml:space="preserve">, </w:t>
      </w:r>
      <w:r w:rsidDel="00000000" w:rsidR="00000000" w:rsidRPr="00000000">
        <w:rPr>
          <w:sz w:val="24"/>
          <w:szCs w:val="24"/>
          <w:rtl w:val="1"/>
        </w:rPr>
        <w:t xml:space="preserve">עדכון</w:t>
      </w:r>
      <w:r w:rsidDel="00000000" w:rsidR="00000000" w:rsidRPr="00000000">
        <w:rPr>
          <w:sz w:val="24"/>
          <w:szCs w:val="24"/>
          <w:rtl w:val="1"/>
        </w:rPr>
        <w:t xml:space="preserve"> </w:t>
      </w:r>
      <w:r w:rsidDel="00000000" w:rsidR="00000000" w:rsidRPr="00000000">
        <w:rPr>
          <w:sz w:val="24"/>
          <w:szCs w:val="24"/>
          <w:rtl w:val="1"/>
        </w:rPr>
        <w:t xml:space="preserve">סטטוס</w:t>
      </w:r>
      <w:r w:rsidDel="00000000" w:rsidR="00000000" w:rsidRPr="00000000">
        <w:rPr>
          <w:sz w:val="24"/>
          <w:szCs w:val="24"/>
          <w:rtl w:val="1"/>
        </w:rPr>
        <w:t xml:space="preserve"> </w:t>
      </w:r>
      <w:r w:rsidDel="00000000" w:rsidR="00000000" w:rsidRPr="00000000">
        <w:rPr>
          <w:sz w:val="24"/>
          <w:szCs w:val="24"/>
          <w:rtl w:val="1"/>
        </w:rPr>
        <w:t xml:space="preserve">משלוח</w:t>
      </w:r>
      <w:r w:rsidDel="00000000" w:rsidR="00000000" w:rsidRPr="00000000">
        <w:rPr>
          <w:sz w:val="24"/>
          <w:szCs w:val="24"/>
          <w:rtl w:val="1"/>
        </w:rPr>
        <w:t xml:space="preserve">.</w:t>
      </w:r>
    </w:p>
    <w:p w:rsidR="00000000" w:rsidDel="00000000" w:rsidP="00000000" w:rsidRDefault="00000000" w:rsidRPr="00000000" ns1:paraId="00000048">
      <w:pPr>
        <w:bidi w:val="1"/>
        <w:ind w:left="720" w:firstLine="0"/>
        <w:rPr>
          <w:sz w:val="24"/>
          <w:szCs w:val="24"/>
        </w:rPr>
      </w:pPr>
      <w:r w:rsidDel="00000000" w:rsidR="00000000" w:rsidRPr="00000000">
        <w:rPr>
          <w:sz w:val="24"/>
          <w:szCs w:val="24"/>
          <w:rtl w:val="1"/>
        </w:rPr>
        <w:t xml:space="preserve">מערכת</w:t>
      </w:r>
      <w:r w:rsidDel="00000000" w:rsidR="00000000" w:rsidRPr="00000000">
        <w:rPr>
          <w:sz w:val="24"/>
          <w:szCs w:val="24"/>
          <w:rtl w:val="1"/>
        </w:rPr>
        <w:tab/>
      </w:r>
      <w:r w:rsidDel="00000000" w:rsidR="00000000" w:rsidRPr="00000000">
        <w:rPr>
          <w:sz w:val="24"/>
          <w:szCs w:val="24"/>
          <w:rtl w:val="1"/>
        </w:rPr>
        <w:t xml:space="preserve">חברת</w:t>
      </w:r>
      <w:r w:rsidDel="00000000" w:rsidR="00000000" w:rsidRPr="00000000">
        <w:rPr>
          <w:sz w:val="24"/>
          <w:szCs w:val="24"/>
          <w:rtl w:val="1"/>
        </w:rPr>
        <w:t xml:space="preserve"> </w:t>
      </w:r>
      <w:r w:rsidDel="00000000" w:rsidR="00000000" w:rsidRPr="00000000">
        <w:rPr>
          <w:sz w:val="24"/>
          <w:szCs w:val="24"/>
          <w:rtl w:val="1"/>
        </w:rPr>
        <w:t xml:space="preserve">סליקה</w:t>
      </w:r>
      <w:r w:rsidDel="00000000" w:rsidR="00000000" w:rsidRPr="00000000">
        <w:rPr>
          <w:sz w:val="24"/>
          <w:szCs w:val="24"/>
          <w:rtl w:val="1"/>
        </w:rPr>
        <w:t xml:space="preserve"> </w:t>
      </w:r>
      <w:r w:rsidDel="00000000" w:rsidR="00000000" w:rsidRPr="00000000">
        <w:rPr>
          <w:sz w:val="24"/>
          <w:szCs w:val="24"/>
          <w:rtl w:val="1"/>
        </w:rPr>
        <w:t xml:space="preserve">בקשת</w:t>
      </w:r>
      <w:r w:rsidDel="00000000" w:rsidR="00000000" w:rsidRPr="00000000">
        <w:rPr>
          <w:sz w:val="24"/>
          <w:szCs w:val="24"/>
          <w:rtl w:val="1"/>
        </w:rPr>
        <w:t xml:space="preserve"> </w:t>
      </w:r>
      <w:r w:rsidDel="00000000" w:rsidR="00000000" w:rsidRPr="00000000">
        <w:rPr>
          <w:sz w:val="24"/>
          <w:szCs w:val="24"/>
          <w:rtl w:val="1"/>
        </w:rPr>
        <w:t xml:space="preserve">אישור</w:t>
      </w:r>
      <w:r w:rsidDel="00000000" w:rsidR="00000000" w:rsidRPr="00000000">
        <w:rPr>
          <w:sz w:val="24"/>
          <w:szCs w:val="24"/>
          <w:rtl w:val="1"/>
        </w:rPr>
        <w:t xml:space="preserve"> </w:t>
      </w:r>
      <w:r w:rsidDel="00000000" w:rsidR="00000000" w:rsidRPr="00000000">
        <w:rPr>
          <w:sz w:val="24"/>
          <w:szCs w:val="24"/>
          <w:rtl w:val="1"/>
        </w:rPr>
        <w:t xml:space="preserve">עסקה</w:t>
      </w:r>
      <w:r w:rsidDel="00000000" w:rsidR="00000000" w:rsidRPr="00000000">
        <w:rPr>
          <w:sz w:val="24"/>
          <w:szCs w:val="24"/>
          <w:rtl w:val="1"/>
        </w:rPr>
        <w:t xml:space="preserve"> (</w:t>
      </w:r>
      <w:r w:rsidDel="00000000" w:rsidR="00000000" w:rsidRPr="00000000">
        <w:rPr>
          <w:sz w:val="24"/>
          <w:szCs w:val="24"/>
          <w:rtl w:val="1"/>
        </w:rPr>
        <w:t xml:space="preserve">פרטי</w:t>
      </w:r>
      <w:r w:rsidDel="00000000" w:rsidR="00000000" w:rsidRPr="00000000">
        <w:rPr>
          <w:sz w:val="24"/>
          <w:szCs w:val="24"/>
          <w:rtl w:val="1"/>
        </w:rPr>
        <w:t xml:space="preserve"> </w:t>
      </w:r>
      <w:r w:rsidDel="00000000" w:rsidR="00000000" w:rsidRPr="00000000">
        <w:rPr>
          <w:sz w:val="24"/>
          <w:szCs w:val="24"/>
          <w:rtl w:val="1"/>
        </w:rPr>
        <w:t xml:space="preserve">אשראי</w:t>
      </w:r>
      <w:r w:rsidDel="00000000" w:rsidR="00000000" w:rsidRPr="00000000">
        <w:rPr>
          <w:sz w:val="24"/>
          <w:szCs w:val="24"/>
          <w:rtl w:val="1"/>
        </w:rPr>
        <w:t xml:space="preserve"> </w:t>
      </w:r>
      <w:r w:rsidDel="00000000" w:rsidR="00000000" w:rsidRPr="00000000">
        <w:rPr>
          <w:sz w:val="24"/>
          <w:szCs w:val="24"/>
          <w:rtl w:val="1"/>
        </w:rPr>
        <w:t xml:space="preserve">וסכום</w:t>
      </w:r>
      <w:r w:rsidDel="00000000" w:rsidR="00000000" w:rsidRPr="00000000">
        <w:rPr>
          <w:sz w:val="24"/>
          <w:szCs w:val="24"/>
          <w:rtl w:val="1"/>
        </w:rPr>
        <w:t xml:space="preserve">).</w:t>
      </w:r>
    </w:p>
    <w:p w:rsidR="00000000" w:rsidDel="00000000" w:rsidP="00000000" w:rsidRDefault="00000000" w:rsidRPr="00000000" ns1:paraId="00000049">
      <w:pPr>
        <w:bidi w:val="1"/>
        <w:ind w:left="720" w:firstLine="0"/>
        <w:rPr>
          <w:sz w:val="24"/>
          <w:szCs w:val="24"/>
        </w:rPr>
      </w:pPr>
      <w:r w:rsidDel="00000000" w:rsidR="00000000" w:rsidRPr="00000000">
        <w:rPr>
          <w:sz w:val="24"/>
          <w:szCs w:val="24"/>
          <w:rtl w:val="1"/>
        </w:rPr>
        <w:t xml:space="preserve">חברת</w:t>
      </w:r>
      <w:r w:rsidDel="00000000" w:rsidR="00000000" w:rsidRPr="00000000">
        <w:rPr>
          <w:sz w:val="24"/>
          <w:szCs w:val="24"/>
          <w:rtl w:val="1"/>
        </w:rPr>
        <w:t xml:space="preserve"> </w:t>
      </w:r>
      <w:r w:rsidDel="00000000" w:rsidR="00000000" w:rsidRPr="00000000">
        <w:rPr>
          <w:sz w:val="24"/>
          <w:szCs w:val="24"/>
          <w:rtl w:val="1"/>
        </w:rPr>
        <w:t xml:space="preserve">סליקה</w:t>
      </w:r>
      <w:r w:rsidDel="00000000" w:rsidR="00000000" w:rsidRPr="00000000">
        <w:rPr>
          <w:sz w:val="24"/>
          <w:szCs w:val="24"/>
          <w:rtl w:val="1"/>
        </w:rPr>
        <w:t xml:space="preserve"> </w:t>
      </w:r>
      <w:r w:rsidDel="00000000" w:rsidR="00000000" w:rsidRPr="00000000">
        <w:rPr>
          <w:sz w:val="24"/>
          <w:szCs w:val="24"/>
          <w:rtl w:val="1"/>
        </w:rPr>
        <w:t xml:space="preserve">מערכת</w:t>
      </w:r>
      <w:r w:rsidDel="00000000" w:rsidR="00000000" w:rsidRPr="00000000">
        <w:rPr>
          <w:sz w:val="24"/>
          <w:szCs w:val="24"/>
          <w:rtl w:val="1"/>
        </w:rPr>
        <w:t xml:space="preserve"> </w:t>
      </w:r>
      <w:r w:rsidDel="00000000" w:rsidR="00000000" w:rsidRPr="00000000">
        <w:rPr>
          <w:sz w:val="24"/>
          <w:szCs w:val="24"/>
          <w:rtl w:val="1"/>
        </w:rPr>
        <w:t xml:space="preserve">אישור</w:t>
      </w:r>
      <w:r w:rsidDel="00000000" w:rsidR="00000000" w:rsidRPr="00000000">
        <w:rPr>
          <w:sz w:val="24"/>
          <w:szCs w:val="24"/>
          <w:rtl w:val="1"/>
        </w:rPr>
        <w:t xml:space="preserve"> </w:t>
      </w:r>
      <w:r w:rsidDel="00000000" w:rsidR="00000000" w:rsidRPr="00000000">
        <w:rPr>
          <w:sz w:val="24"/>
          <w:szCs w:val="24"/>
          <w:rtl w:val="1"/>
        </w:rPr>
        <w:t xml:space="preserve">או</w:t>
      </w:r>
      <w:r w:rsidDel="00000000" w:rsidR="00000000" w:rsidRPr="00000000">
        <w:rPr>
          <w:sz w:val="24"/>
          <w:szCs w:val="24"/>
          <w:rtl w:val="1"/>
        </w:rPr>
        <w:t xml:space="preserve"> </w:t>
      </w:r>
      <w:r w:rsidDel="00000000" w:rsidR="00000000" w:rsidRPr="00000000">
        <w:rPr>
          <w:sz w:val="24"/>
          <w:szCs w:val="24"/>
          <w:rtl w:val="1"/>
        </w:rPr>
        <w:t xml:space="preserve">סירוב</w:t>
      </w:r>
      <w:r w:rsidDel="00000000" w:rsidR="00000000" w:rsidRPr="00000000">
        <w:rPr>
          <w:sz w:val="24"/>
          <w:szCs w:val="24"/>
          <w:rtl w:val="1"/>
        </w:rPr>
        <w:t xml:space="preserve"> </w:t>
      </w:r>
      <w:r w:rsidDel="00000000" w:rsidR="00000000" w:rsidRPr="00000000">
        <w:rPr>
          <w:sz w:val="24"/>
          <w:szCs w:val="24"/>
          <w:rtl w:val="1"/>
        </w:rPr>
        <w:t xml:space="preserve">לביצוע</w:t>
      </w:r>
      <w:r w:rsidDel="00000000" w:rsidR="00000000" w:rsidRPr="00000000">
        <w:rPr>
          <w:sz w:val="24"/>
          <w:szCs w:val="24"/>
          <w:rtl w:val="1"/>
        </w:rPr>
        <w:t xml:space="preserve"> </w:t>
      </w:r>
      <w:r w:rsidDel="00000000" w:rsidR="00000000" w:rsidRPr="00000000">
        <w:rPr>
          <w:sz w:val="24"/>
          <w:szCs w:val="24"/>
          <w:rtl w:val="1"/>
        </w:rPr>
        <w:t xml:space="preserve">התשלום</w:t>
      </w:r>
      <w:r w:rsidDel="00000000" w:rsidR="00000000" w:rsidRPr="00000000">
        <w:rPr>
          <w:sz w:val="24"/>
          <w:szCs w:val="24"/>
          <w:rtl w:val="1"/>
        </w:rPr>
        <w:t xml:space="preserve">.</w:t>
      </w:r>
    </w:p>
    <w:p w:rsidR="00000000" w:rsidDel="00000000" w:rsidP="00000000" w:rsidRDefault="00000000" w:rsidRPr="00000000" ns1:paraId="0000004A">
      <w:pPr>
        <w:bidi w:val="1"/>
        <w:ind w:left="720" w:firstLine="0"/>
        <w:rPr>
          <w:sz w:val="24"/>
          <w:szCs w:val="24"/>
        </w:rPr>
      </w:pPr>
      <w:r w:rsidDel="00000000" w:rsidR="00000000" w:rsidRPr="00000000">
        <w:rPr>
          <w:sz w:val="24"/>
          <w:szCs w:val="24"/>
          <w:rtl w:val="1"/>
        </w:rPr>
        <w:t xml:space="preserve">מנהל</w:t>
      </w:r>
      <w:r w:rsidDel="00000000" w:rsidR="00000000" w:rsidRPr="00000000">
        <w:rPr>
          <w:sz w:val="24"/>
          <w:szCs w:val="24"/>
          <w:rtl w:val="1"/>
        </w:rPr>
        <w:t xml:space="preserve"> </w:t>
      </w:r>
      <w:r w:rsidDel="00000000" w:rsidR="00000000" w:rsidRPr="00000000">
        <w:rPr>
          <w:sz w:val="24"/>
          <w:szCs w:val="24"/>
          <w:rtl w:val="1"/>
        </w:rPr>
        <w:t xml:space="preserve">מערכת</w:t>
      </w:r>
      <w:r w:rsidDel="00000000" w:rsidR="00000000" w:rsidRPr="00000000">
        <w:rPr>
          <w:sz w:val="24"/>
          <w:szCs w:val="24"/>
          <w:rtl w:val="1"/>
        </w:rPr>
        <w:t xml:space="preserve"> </w:t>
      </w:r>
      <w:r w:rsidDel="00000000" w:rsidR="00000000" w:rsidRPr="00000000">
        <w:rPr>
          <w:sz w:val="24"/>
          <w:szCs w:val="24"/>
          <w:rtl w:val="1"/>
        </w:rPr>
        <w:t xml:space="preserve">עדכון</w:t>
      </w:r>
      <w:r w:rsidDel="00000000" w:rsidR="00000000" w:rsidRPr="00000000">
        <w:rPr>
          <w:sz w:val="24"/>
          <w:szCs w:val="24"/>
          <w:rtl w:val="1"/>
        </w:rPr>
        <w:t xml:space="preserve"> </w:t>
      </w:r>
      <w:r w:rsidDel="00000000" w:rsidR="00000000" w:rsidRPr="00000000">
        <w:rPr>
          <w:sz w:val="24"/>
          <w:szCs w:val="24"/>
          <w:rtl w:val="1"/>
        </w:rPr>
        <w:t xml:space="preserve">מוצרים</w:t>
      </w:r>
      <w:r w:rsidDel="00000000" w:rsidR="00000000" w:rsidRPr="00000000">
        <w:rPr>
          <w:sz w:val="24"/>
          <w:szCs w:val="24"/>
          <w:rtl w:val="1"/>
        </w:rPr>
        <w:t xml:space="preserve"> </w:t>
      </w:r>
      <w:r w:rsidDel="00000000" w:rsidR="00000000" w:rsidRPr="00000000">
        <w:rPr>
          <w:sz w:val="24"/>
          <w:szCs w:val="24"/>
          <w:rtl w:val="1"/>
        </w:rPr>
        <w:t xml:space="preserve">חדשים</w:t>
      </w:r>
      <w:r w:rsidDel="00000000" w:rsidR="00000000" w:rsidRPr="00000000">
        <w:rPr>
          <w:sz w:val="24"/>
          <w:szCs w:val="24"/>
          <w:rtl w:val="1"/>
        </w:rPr>
        <w:t xml:space="preserve">, </w:t>
      </w:r>
      <w:r w:rsidDel="00000000" w:rsidR="00000000" w:rsidRPr="00000000">
        <w:rPr>
          <w:sz w:val="24"/>
          <w:szCs w:val="24"/>
          <w:rtl w:val="1"/>
        </w:rPr>
        <w:t xml:space="preserve">שינוי</w:t>
      </w:r>
      <w:r w:rsidDel="00000000" w:rsidR="00000000" w:rsidRPr="00000000">
        <w:rPr>
          <w:sz w:val="24"/>
          <w:szCs w:val="24"/>
          <w:rtl w:val="1"/>
        </w:rPr>
        <w:t xml:space="preserve"> </w:t>
      </w:r>
      <w:r w:rsidDel="00000000" w:rsidR="00000000" w:rsidRPr="00000000">
        <w:rPr>
          <w:sz w:val="24"/>
          <w:szCs w:val="24"/>
          <w:rtl w:val="1"/>
        </w:rPr>
        <w:t xml:space="preserve">מחירים</w:t>
      </w:r>
      <w:r w:rsidDel="00000000" w:rsidR="00000000" w:rsidRPr="00000000">
        <w:rPr>
          <w:sz w:val="24"/>
          <w:szCs w:val="24"/>
          <w:rtl w:val="1"/>
        </w:rPr>
        <w:t xml:space="preserve">, </w:t>
      </w:r>
      <w:r w:rsidDel="00000000" w:rsidR="00000000" w:rsidRPr="00000000">
        <w:rPr>
          <w:sz w:val="24"/>
          <w:szCs w:val="24"/>
          <w:rtl w:val="1"/>
        </w:rPr>
        <w:t xml:space="preserve">דוחות</w:t>
      </w:r>
      <w:r w:rsidDel="00000000" w:rsidR="00000000" w:rsidRPr="00000000">
        <w:rPr>
          <w:sz w:val="24"/>
          <w:szCs w:val="24"/>
          <w:rtl w:val="1"/>
        </w:rPr>
        <w:t xml:space="preserve"> </w:t>
      </w:r>
      <w:r w:rsidDel="00000000" w:rsidR="00000000" w:rsidRPr="00000000">
        <w:rPr>
          <w:sz w:val="24"/>
          <w:szCs w:val="24"/>
          <w:rtl w:val="1"/>
        </w:rPr>
        <w:t xml:space="preserve">מכירה</w:t>
      </w:r>
      <w:r w:rsidDel="00000000" w:rsidR="00000000" w:rsidRPr="00000000">
        <w:rPr>
          <w:sz w:val="24"/>
          <w:szCs w:val="24"/>
          <w:rtl w:val="1"/>
        </w:rPr>
        <w:t xml:space="preserve">.</w:t>
      </w:r>
    </w:p>
    <w:p w:rsidR="00000000" w:rsidDel="00000000" w:rsidP="00000000" w:rsidRDefault="00000000" w:rsidRPr="00000000" ns1:paraId="0000004B">
      <w:pPr>
        <w:bidi w:val="1"/>
        <w:ind w:left="720" w:firstLine="0"/>
        <w:rPr>
          <w:sz w:val="24"/>
          <w:szCs w:val="24"/>
        </w:rPr>
      </w:pPr>
      <w:r w:rsidDel="00000000" w:rsidR="00000000" w:rsidRPr="00000000">
        <w:rPr>
          <w:sz w:val="24"/>
          <w:szCs w:val="24"/>
          <w:rtl w:val="1"/>
        </w:rPr>
        <w:t xml:space="preserve">מערכת</w:t>
      </w:r>
      <w:r w:rsidDel="00000000" w:rsidR="00000000" w:rsidRPr="00000000">
        <w:rPr>
          <w:sz w:val="24"/>
          <w:szCs w:val="24"/>
          <w:rtl w:val="1"/>
        </w:rPr>
        <w:tab/>
      </w:r>
      <w:r w:rsidDel="00000000" w:rsidR="00000000" w:rsidRPr="00000000">
        <w:rPr>
          <w:sz w:val="24"/>
          <w:szCs w:val="24"/>
          <w:rtl w:val="1"/>
        </w:rPr>
        <w:t xml:space="preserve">חברת</w:t>
      </w:r>
      <w:r w:rsidDel="00000000" w:rsidR="00000000" w:rsidRPr="00000000">
        <w:rPr>
          <w:sz w:val="24"/>
          <w:szCs w:val="24"/>
          <w:rtl w:val="1"/>
        </w:rPr>
        <w:t xml:space="preserve"> </w:t>
      </w:r>
      <w:r w:rsidDel="00000000" w:rsidR="00000000" w:rsidRPr="00000000">
        <w:rPr>
          <w:sz w:val="24"/>
          <w:szCs w:val="24"/>
          <w:rtl w:val="1"/>
        </w:rPr>
        <w:t xml:space="preserve">שליחויות</w:t>
      </w:r>
      <w:r w:rsidDel="00000000" w:rsidR="00000000" w:rsidRPr="00000000">
        <w:rPr>
          <w:sz w:val="24"/>
          <w:szCs w:val="24"/>
          <w:rtl w:val="1"/>
        </w:rPr>
        <w:tab/>
      </w:r>
      <w:r w:rsidDel="00000000" w:rsidR="00000000" w:rsidRPr="00000000">
        <w:rPr>
          <w:sz w:val="24"/>
          <w:szCs w:val="24"/>
          <w:rtl w:val="1"/>
        </w:rPr>
        <w:t xml:space="preserve">פרטי</w:t>
      </w:r>
      <w:r w:rsidDel="00000000" w:rsidR="00000000" w:rsidRPr="00000000">
        <w:rPr>
          <w:sz w:val="24"/>
          <w:szCs w:val="24"/>
          <w:rtl w:val="1"/>
        </w:rPr>
        <w:t xml:space="preserve"> </w:t>
      </w:r>
      <w:r w:rsidDel="00000000" w:rsidR="00000000" w:rsidRPr="00000000">
        <w:rPr>
          <w:sz w:val="24"/>
          <w:szCs w:val="24"/>
          <w:rtl w:val="1"/>
        </w:rPr>
        <w:t xml:space="preserve">לקוח</w:t>
      </w:r>
      <w:r w:rsidDel="00000000" w:rsidR="00000000" w:rsidRPr="00000000">
        <w:rPr>
          <w:sz w:val="24"/>
          <w:szCs w:val="24"/>
          <w:rtl w:val="1"/>
        </w:rPr>
        <w:t xml:space="preserve"> </w:t>
      </w:r>
      <w:r w:rsidDel="00000000" w:rsidR="00000000" w:rsidRPr="00000000">
        <w:rPr>
          <w:sz w:val="24"/>
          <w:szCs w:val="24"/>
          <w:rtl w:val="1"/>
        </w:rPr>
        <w:t xml:space="preserve">למשלוח</w:t>
      </w:r>
      <w:r w:rsidDel="00000000" w:rsidR="00000000" w:rsidRPr="00000000">
        <w:rPr>
          <w:sz w:val="24"/>
          <w:szCs w:val="24"/>
          <w:rtl w:val="1"/>
        </w:rPr>
        <w:t xml:space="preserve"> </w:t>
      </w:r>
      <w:r w:rsidDel="00000000" w:rsidR="00000000" w:rsidRPr="00000000">
        <w:rPr>
          <w:sz w:val="24"/>
          <w:szCs w:val="24"/>
          <w:rtl w:val="1"/>
        </w:rPr>
        <w:t xml:space="preserve">וכתובת</w:t>
      </w:r>
      <w:r w:rsidDel="00000000" w:rsidR="00000000" w:rsidRPr="00000000">
        <w:rPr>
          <w:sz w:val="24"/>
          <w:szCs w:val="24"/>
          <w:rtl w:val="1"/>
        </w:rPr>
        <w:t xml:space="preserve"> </w:t>
      </w:r>
      <w:r w:rsidDel="00000000" w:rsidR="00000000" w:rsidRPr="00000000">
        <w:rPr>
          <w:sz w:val="24"/>
          <w:szCs w:val="24"/>
          <w:rtl w:val="1"/>
        </w:rPr>
        <w:t xml:space="preserve">אספקה</w:t>
      </w:r>
      <w:r w:rsidDel="00000000" w:rsidR="00000000" w:rsidRPr="00000000">
        <w:rPr>
          <w:sz w:val="24"/>
          <w:szCs w:val="24"/>
          <w:rtl w:val="1"/>
        </w:rPr>
        <w:t xml:space="preserve">.</w:t>
      </w:r>
    </w:p>
    <w:p w:rsidR="00000000" w:rsidDel="00000000" w:rsidP="00000000" w:rsidRDefault="00000000" w:rsidRPr="00000000" ns1:paraId="0000004C">
      <w:pPr>
        <w:bidi w:val="1"/>
        <w:rPr>
          <w:sz w:val="24"/>
          <w:szCs w:val="24"/>
        </w:rPr>
      </w:pPr>
      <w:r w:rsidDel="00000000" w:rsidR="00000000" w:rsidRPr="00000000">
        <w:rPr>
          <w:rtl w:val="0"/>
        </w:rPr>
      </w:r>
    </w:p>
    <w:p w:rsidR="00000000" w:rsidDel="00000000" w:rsidP="00000000" w:rsidRDefault="00000000" w:rsidRPr="00000000" ns1:paraId="0000004D">
      <w:pPr>
        <w:bidi w:val="1"/>
        <w:rPr>
          <w:sz w:val="24"/>
          <w:szCs w:val="24"/>
        </w:rPr>
      </w:pPr>
      <w:r w:rsidDel="00000000" w:rsidR="00000000" w:rsidRPr="00000000">
        <w:rPr>
          <w:sz w:val="24"/>
          <w:szCs w:val="24"/>
        </w:rPr>
        <w:drawing>
          <ns2:inline distB="114300" distT="114300" distL="114300" distR="114300">
            <ns2:extent cx="5731200" cy="3568700"/>
            <ns2:effectExtent b="0" l="0" r="0" t="0"/>
            <ns2:docPr id="1"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5731200" cy="35687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4E">
      <w:pPr>
        <w:bidi w:val="1"/>
        <w:rPr>
          <w:sz w:val="24"/>
          <w:szCs w:val="24"/>
        </w:rPr>
      </w:pPr>
      <w:r w:rsidDel="00000000" w:rsidR="00000000" w:rsidRPr="00000000">
        <w:rPr>
          <w:sz w:val="24"/>
          <w:szCs w:val="24"/>
          <w:rtl w:val="1"/>
        </w:rPr>
        <w:t xml:space="preserve">שימו</w:t>
      </w:r>
      <w:r w:rsidDel="00000000" w:rsidR="00000000" w:rsidRPr="00000000">
        <w:rPr>
          <w:sz w:val="24"/>
          <w:szCs w:val="24"/>
          <w:rtl w:val="1"/>
        </w:rPr>
        <w:t xml:space="preserve"> </w:t>
      </w:r>
      <w:r w:rsidDel="00000000" w:rsidR="00000000" w:rsidRPr="00000000">
        <w:rPr>
          <w:sz w:val="24"/>
          <w:szCs w:val="24"/>
          <w:rtl w:val="1"/>
        </w:rPr>
        <w:t xml:space="preserve">לב</w:t>
      </w:r>
      <w:r w:rsidDel="00000000" w:rsidR="00000000" w:rsidRPr="00000000">
        <w:rPr>
          <w:sz w:val="24"/>
          <w:szCs w:val="24"/>
          <w:rtl w:val="1"/>
        </w:rPr>
        <w:t xml:space="preserve">: </w:t>
      </w:r>
      <w:r w:rsidDel="00000000" w:rsidR="00000000" w:rsidRPr="00000000">
        <w:rPr>
          <w:sz w:val="24"/>
          <w:szCs w:val="24"/>
          <w:rtl w:val="1"/>
        </w:rPr>
        <w:t xml:space="preserve">ברמה</w:t>
      </w:r>
      <w:r w:rsidDel="00000000" w:rsidR="00000000" w:rsidRPr="00000000">
        <w:rPr>
          <w:sz w:val="24"/>
          <w:szCs w:val="24"/>
          <w:rtl w:val="1"/>
        </w:rPr>
        <w:t xml:space="preserve"> </w:t>
      </w:r>
      <w:r w:rsidDel="00000000" w:rsidR="00000000" w:rsidRPr="00000000">
        <w:rPr>
          <w:sz w:val="24"/>
          <w:szCs w:val="24"/>
          <w:rtl w:val="1"/>
        </w:rPr>
        <w:t xml:space="preserve">זו</w:t>
      </w:r>
      <w:r w:rsidDel="00000000" w:rsidR="00000000" w:rsidRPr="00000000">
        <w:rPr>
          <w:sz w:val="24"/>
          <w:szCs w:val="24"/>
          <w:rtl w:val="1"/>
        </w:rPr>
        <w:t xml:space="preserve"> </w:t>
      </w:r>
      <w:r w:rsidDel="00000000" w:rsidR="00000000" w:rsidRPr="00000000">
        <w:rPr>
          <w:sz w:val="24"/>
          <w:szCs w:val="24"/>
          <w:rtl w:val="1"/>
        </w:rPr>
        <w:t xml:space="preserve">לא</w:t>
      </w:r>
      <w:r w:rsidDel="00000000" w:rsidR="00000000" w:rsidRPr="00000000">
        <w:rPr>
          <w:sz w:val="24"/>
          <w:szCs w:val="24"/>
          <w:rtl w:val="1"/>
        </w:rPr>
        <w:t xml:space="preserve"> </w:t>
      </w:r>
      <w:r w:rsidDel="00000000" w:rsidR="00000000" w:rsidRPr="00000000">
        <w:rPr>
          <w:sz w:val="24"/>
          <w:szCs w:val="24"/>
          <w:rtl w:val="1"/>
        </w:rPr>
        <w:t xml:space="preserve">נראה</w:t>
      </w:r>
      <w:r w:rsidDel="00000000" w:rsidR="00000000" w:rsidRPr="00000000">
        <w:rPr>
          <w:sz w:val="24"/>
          <w:szCs w:val="24"/>
          <w:rtl w:val="1"/>
        </w:rPr>
        <w:t xml:space="preserve"> </w:t>
      </w:r>
      <w:r w:rsidDel="00000000" w:rsidR="00000000" w:rsidRPr="00000000">
        <w:rPr>
          <w:sz w:val="24"/>
          <w:szCs w:val="24"/>
          <w:rtl w:val="1"/>
        </w:rPr>
        <w:t xml:space="preserve">את</w:t>
      </w:r>
      <w:r w:rsidDel="00000000" w:rsidR="00000000" w:rsidRPr="00000000">
        <w:rPr>
          <w:sz w:val="24"/>
          <w:szCs w:val="24"/>
          <w:rtl w:val="1"/>
        </w:rPr>
        <w:t xml:space="preserve"> "</w:t>
      </w:r>
      <w:r w:rsidDel="00000000" w:rsidR="00000000" w:rsidRPr="00000000">
        <w:rPr>
          <w:sz w:val="24"/>
          <w:szCs w:val="24"/>
          <w:rtl w:val="1"/>
        </w:rPr>
        <w:t xml:space="preserve">בסיס</w:t>
      </w:r>
      <w:r w:rsidDel="00000000" w:rsidR="00000000" w:rsidRPr="00000000">
        <w:rPr>
          <w:sz w:val="24"/>
          <w:szCs w:val="24"/>
          <w:rtl w:val="1"/>
        </w:rPr>
        <w:t xml:space="preserve"> </w:t>
      </w:r>
      <w:r w:rsidDel="00000000" w:rsidR="00000000" w:rsidRPr="00000000">
        <w:rPr>
          <w:sz w:val="24"/>
          <w:szCs w:val="24"/>
          <w:rtl w:val="1"/>
        </w:rPr>
        <w:t xml:space="preserve">הנתונים</w:t>
      </w:r>
      <w:r w:rsidDel="00000000" w:rsidR="00000000" w:rsidRPr="00000000">
        <w:rPr>
          <w:sz w:val="24"/>
          <w:szCs w:val="24"/>
          <w:rtl w:val="1"/>
        </w:rPr>
        <w:t xml:space="preserve">" </w:t>
      </w:r>
      <w:r w:rsidDel="00000000" w:rsidR="00000000" w:rsidRPr="00000000">
        <w:rPr>
          <w:sz w:val="24"/>
          <w:szCs w:val="24"/>
          <w:rtl w:val="1"/>
        </w:rPr>
        <w:t xml:space="preserve">של</w:t>
      </w:r>
      <w:r w:rsidDel="00000000" w:rsidR="00000000" w:rsidRPr="00000000">
        <w:rPr>
          <w:sz w:val="24"/>
          <w:szCs w:val="24"/>
          <w:rtl w:val="1"/>
        </w:rPr>
        <w:t xml:space="preserve"> </w:t>
      </w:r>
      <w:r w:rsidDel="00000000" w:rsidR="00000000" w:rsidRPr="00000000">
        <w:rPr>
          <w:sz w:val="24"/>
          <w:szCs w:val="24"/>
          <w:rtl w:val="1"/>
        </w:rPr>
        <w:t xml:space="preserve">המכירות</w:t>
      </w:r>
      <w:r w:rsidDel="00000000" w:rsidR="00000000" w:rsidRPr="00000000">
        <w:rPr>
          <w:sz w:val="24"/>
          <w:szCs w:val="24"/>
          <w:rtl w:val="1"/>
        </w:rPr>
        <w:t xml:space="preserve"> </w:t>
      </w:r>
      <w:r w:rsidDel="00000000" w:rsidR="00000000" w:rsidRPr="00000000">
        <w:rPr>
          <w:sz w:val="24"/>
          <w:szCs w:val="24"/>
          <w:rtl w:val="1"/>
        </w:rPr>
        <w:t xml:space="preserve">או</w:t>
      </w:r>
      <w:r w:rsidDel="00000000" w:rsidR="00000000" w:rsidRPr="00000000">
        <w:rPr>
          <w:sz w:val="24"/>
          <w:szCs w:val="24"/>
          <w:rtl w:val="1"/>
        </w:rPr>
        <w:t xml:space="preserve"> </w:t>
      </w:r>
      <w:r w:rsidDel="00000000" w:rsidR="00000000" w:rsidRPr="00000000">
        <w:rPr>
          <w:sz w:val="24"/>
          <w:szCs w:val="24"/>
          <w:rtl w:val="1"/>
        </w:rPr>
        <w:t xml:space="preserve">את</w:t>
      </w:r>
      <w:r w:rsidDel="00000000" w:rsidR="00000000" w:rsidRPr="00000000">
        <w:rPr>
          <w:sz w:val="24"/>
          <w:szCs w:val="24"/>
          <w:rtl w:val="1"/>
        </w:rPr>
        <w:t xml:space="preserve"> </w:t>
      </w:r>
      <w:r w:rsidDel="00000000" w:rsidR="00000000" w:rsidRPr="00000000">
        <w:rPr>
          <w:sz w:val="24"/>
          <w:szCs w:val="24"/>
          <w:rtl w:val="1"/>
        </w:rPr>
        <w:t xml:space="preserve">תהליך</w:t>
      </w:r>
      <w:r w:rsidDel="00000000" w:rsidR="00000000" w:rsidRPr="00000000">
        <w:rPr>
          <w:sz w:val="24"/>
          <w:szCs w:val="24"/>
          <w:rtl w:val="1"/>
        </w:rPr>
        <w:t xml:space="preserve"> "</w:t>
      </w:r>
      <w:r w:rsidDel="00000000" w:rsidR="00000000" w:rsidRPr="00000000">
        <w:rPr>
          <w:sz w:val="24"/>
          <w:szCs w:val="24"/>
          <w:rtl w:val="1"/>
        </w:rPr>
        <w:t xml:space="preserve">בדיקת</w:t>
      </w:r>
      <w:r w:rsidDel="00000000" w:rsidR="00000000" w:rsidRPr="00000000">
        <w:rPr>
          <w:sz w:val="24"/>
          <w:szCs w:val="24"/>
          <w:rtl w:val="1"/>
        </w:rPr>
        <w:t xml:space="preserve"> </w:t>
      </w:r>
      <w:r w:rsidDel="00000000" w:rsidR="00000000" w:rsidRPr="00000000">
        <w:rPr>
          <w:sz w:val="24"/>
          <w:szCs w:val="24"/>
          <w:rtl w:val="1"/>
        </w:rPr>
        <w:t xml:space="preserve">המלאי</w:t>
      </w:r>
      <w:r w:rsidDel="00000000" w:rsidR="00000000" w:rsidRPr="00000000">
        <w:rPr>
          <w:sz w:val="24"/>
          <w:szCs w:val="24"/>
          <w:rtl w:val="1"/>
        </w:rPr>
        <w:t xml:space="preserve">", </w:t>
      </w:r>
      <w:r w:rsidDel="00000000" w:rsidR="00000000" w:rsidRPr="00000000">
        <w:rPr>
          <w:sz w:val="24"/>
          <w:szCs w:val="24"/>
          <w:rtl w:val="1"/>
        </w:rPr>
        <w:t xml:space="preserve">כיוון</w:t>
      </w:r>
      <w:r w:rsidDel="00000000" w:rsidR="00000000" w:rsidRPr="00000000">
        <w:rPr>
          <w:sz w:val="24"/>
          <w:szCs w:val="24"/>
          <w:rtl w:val="1"/>
        </w:rPr>
        <w:t xml:space="preserve"> </w:t>
      </w:r>
      <w:r w:rsidDel="00000000" w:rsidR="00000000" w:rsidRPr="00000000">
        <w:rPr>
          <w:sz w:val="24"/>
          <w:szCs w:val="24"/>
          <w:rtl w:val="1"/>
        </w:rPr>
        <w:t xml:space="preserve">שאלו</w:t>
      </w:r>
      <w:r w:rsidDel="00000000" w:rsidR="00000000" w:rsidRPr="00000000">
        <w:rPr>
          <w:sz w:val="24"/>
          <w:szCs w:val="24"/>
          <w:rtl w:val="1"/>
        </w:rPr>
        <w:t xml:space="preserve"> </w:t>
      </w:r>
      <w:r w:rsidDel="00000000" w:rsidR="00000000" w:rsidRPr="00000000">
        <w:rPr>
          <w:sz w:val="24"/>
          <w:szCs w:val="24"/>
          <w:rtl w:val="1"/>
        </w:rPr>
        <w:t xml:space="preserve">פעולות</w:t>
      </w:r>
      <w:r w:rsidDel="00000000" w:rsidR="00000000" w:rsidRPr="00000000">
        <w:rPr>
          <w:sz w:val="24"/>
          <w:szCs w:val="24"/>
          <w:rtl w:val="1"/>
        </w:rPr>
        <w:t xml:space="preserve"> </w:t>
      </w:r>
      <w:r w:rsidDel="00000000" w:rsidR="00000000" w:rsidRPr="00000000">
        <w:rPr>
          <w:sz w:val="24"/>
          <w:szCs w:val="24"/>
          <w:rtl w:val="1"/>
        </w:rPr>
        <w:t xml:space="preserve">פנימיות</w:t>
      </w:r>
      <w:r w:rsidDel="00000000" w:rsidR="00000000" w:rsidRPr="00000000">
        <w:rPr>
          <w:sz w:val="24"/>
          <w:szCs w:val="24"/>
          <w:rtl w:val="1"/>
        </w:rPr>
        <w:t xml:space="preserve"> </w:t>
      </w:r>
      <w:r w:rsidDel="00000000" w:rsidR="00000000" w:rsidRPr="00000000">
        <w:rPr>
          <w:sz w:val="24"/>
          <w:szCs w:val="24"/>
          <w:rtl w:val="1"/>
        </w:rPr>
        <w:t xml:space="preserve">שיופיעו</w:t>
      </w:r>
      <w:r w:rsidDel="00000000" w:rsidR="00000000" w:rsidRPr="00000000">
        <w:rPr>
          <w:sz w:val="24"/>
          <w:szCs w:val="24"/>
          <w:rtl w:val="1"/>
        </w:rPr>
        <w:t xml:space="preserve"> </w:t>
      </w:r>
      <w:r w:rsidDel="00000000" w:rsidR="00000000" w:rsidRPr="00000000">
        <w:rPr>
          <w:sz w:val="24"/>
          <w:szCs w:val="24"/>
          <w:rtl w:val="1"/>
        </w:rPr>
        <w:t xml:space="preserve">רק</w:t>
      </w:r>
      <w:r w:rsidDel="00000000" w:rsidR="00000000" w:rsidRPr="00000000">
        <w:rPr>
          <w:sz w:val="24"/>
          <w:szCs w:val="24"/>
          <w:rtl w:val="1"/>
        </w:rPr>
        <w:t xml:space="preserve"> </w:t>
      </w:r>
      <w:r w:rsidDel="00000000" w:rsidR="00000000" w:rsidRPr="00000000">
        <w:rPr>
          <w:sz w:val="24"/>
          <w:szCs w:val="24"/>
          <w:rtl w:val="1"/>
        </w:rPr>
        <w:t xml:space="preserve">ברמה</w:t>
      </w:r>
      <w:r w:rsidDel="00000000" w:rsidR="00000000" w:rsidRPr="00000000">
        <w:rPr>
          <w:sz w:val="24"/>
          <w:szCs w:val="24"/>
          <w:rtl w:val="1"/>
        </w:rPr>
        <w:t xml:space="preserve"> 1 </w:t>
      </w:r>
      <w:r w:rsidDel="00000000" w:rsidR="00000000" w:rsidRPr="00000000">
        <w:rPr>
          <w:sz w:val="24"/>
          <w:szCs w:val="24"/>
          <w:rtl w:val="1"/>
        </w:rPr>
        <w:t xml:space="preserve">ומעלה</w:t>
      </w:r>
      <w:r w:rsidDel="00000000" w:rsidR="00000000" w:rsidRPr="00000000">
        <w:rPr>
          <w:sz w:val="24"/>
          <w:szCs w:val="24"/>
          <w:rtl w:val="1"/>
        </w:rPr>
        <w:t xml:space="preserve">.</w:t>
      </w:r>
      <w:r w:rsidDel="00000000" w:rsidR="00000000" w:rsidRPr="00000000">
        <w:br w:type="page"/>
      </w:r>
      <w:r w:rsidDel="00000000" w:rsidR="00000000" w:rsidRPr="00000000">
        <w:rPr>
          <w:rtl w:val="0"/>
        </w:rPr>
      </w:r>
    </w:p>
    <w:p w:rsidR="00000000" w:rsidDel="00000000" w:rsidP="00000000" w:rsidRDefault="00000000" w:rsidRPr="00000000" ns1:paraId="0000004F">
      <w:pPr>
        <w:pStyle w:val="Heading1"/>
        <w:bidi w:val="1"/>
        <w:rPr/>
      </w:pPr>
      <w:bookmarkStart w:colFirst="0" w:colLast="0" w:name="_ls4wvuqu86k0" w:id="5"/>
      <w:bookmarkEnd w:id="5"/>
      <w:r w:rsidDel="00000000" w:rsidR="00000000" w:rsidRPr="00000000">
        <w:rPr>
          <w:rtl w:val="1"/>
        </w:rPr>
        <w:t xml:space="preserve">פרק</w:t>
      </w:r>
      <w:r w:rsidDel="00000000" w:rsidR="00000000" w:rsidRPr="00000000">
        <w:rPr>
          <w:rtl w:val="1"/>
        </w:rPr>
        <w:t xml:space="preserve"> 3: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0"/>
        </w:rPr>
        <w:t xml:space="preserve">DataBase</w:t>
      </w:r>
      <w:r w:rsidDel="00000000" w:rsidR="00000000" w:rsidRPr="00000000">
        <w:rPr>
          <w:rtl w:val="1"/>
        </w:rPr>
        <w:t xml:space="preserve">)</w:t>
      </w:r>
    </w:p>
    <w:p w:rsidR="00000000" w:rsidDel="00000000" w:rsidP="00000000" w:rsidRDefault="00000000" w:rsidRPr="00000000" ns1:paraId="00000050">
      <w:pPr>
        <w:bidi w:val="1"/>
        <w:rPr>
          <w:sz w:val="24"/>
          <w:szCs w:val="24"/>
        </w:rPr>
      </w:pPr>
      <w:r w:rsidDel="00000000" w:rsidR="00000000" w:rsidRPr="00000000">
        <w:rPr>
          <w:rtl w:val="0"/>
        </w:rPr>
      </w:r>
      <w:r w:rsidDel="00000000" w:rsidR="00000000" w:rsidRPr="00000000">
        <w:rPr>
          <w:sz w:val="24"/>
          <w:szCs w:val="24"/>
          <w:rtl w:val="1"/>
        </w:rPr>
        <w:t xml:space="preserve">המידע נשמר במסד נתונים רלציוני ב-SQL Server עם מפתחות ראשיים, מפתחות זרים ואינדקסים לשיפור ביצועים.</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1">
      <w:pPr>
        <w:bidi w:val="1"/>
        <w:rPr>
          <w:sz w:val="24"/>
          <w:szCs w:val="24"/>
        </w:rPr>
      </w:pPr>
      <w:r w:rsidDel="00000000" w:rsidR="00000000" w:rsidRPr="00000000">
        <w:rPr>
          <w:sz w:val="24"/>
          <w:szCs w:val="24"/>
          <w:rtl w:val="1"/>
        </w:rPr>
        <w:t xml:space="preserve">תרשים DSD (קשרי גומלין): צורף צילום מסך של ה-Diagram מתוך SQL Server המציג את קשרי הגומלין.</w:t>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2">
      <w:pPr>
        <w:bidi w:val="1"/>
        <w:rPr>
          <w:sz w:val="24"/>
          <w:szCs w:val="24"/>
        </w:rPr>
      </w:pPr>
      <w:r w:rsidDel="00000000" w:rsidR="00000000" w:rsidRPr="00000000">
        <w:rPr>
          <w:sz w:val="24"/>
          <w:szCs w:val="24"/>
          <w:rtl w:val="1"/>
        </w:rPr>
        <w:t xml:space="preserve">פירוט</w:t>
      </w:r>
      <w:r w:rsidDel="00000000" w:rsidR="00000000" w:rsidRPr="00000000">
        <w:rPr>
          <w:sz w:val="24"/>
          <w:szCs w:val="24"/>
          <w:rtl w:val="1"/>
        </w:rPr>
        <w:t xml:space="preserve"> </w:t>
      </w:r>
      <w:r w:rsidDel="00000000" w:rsidR="00000000" w:rsidRPr="00000000">
        <w:rPr>
          <w:sz w:val="24"/>
          <w:szCs w:val="24"/>
          <w:rtl w:val="1"/>
        </w:rPr>
        <w:t xml:space="preserve">טבלאות</w:t>
      </w:r>
      <w:r w:rsidDel="00000000" w:rsidR="00000000" w:rsidRPr="00000000">
        <w:rPr>
          <w:sz w:val="24"/>
          <w:szCs w:val="24"/>
          <w:rtl w:val="1"/>
        </w:rPr>
        <w:t xml:space="preserve">:</w:t>
      </w:r>
    </w:p>
    <w:p w:rsidR="00000000" w:rsidDel="00000000" w:rsidP="00000000" w:rsidRDefault="00000000" w:rsidRPr="00000000" ns1:paraId="00000053">
      <w:pPr>
        <w:bidi w:val="1"/>
        <w:rPr>
          <w:sz w:val="24"/>
          <w:szCs w:val="24"/>
        </w:rPr>
      </w:pPr>
      <w:r w:rsidDel="00000000" w:rsidR="00000000" w:rsidRPr="00000000">
        <w:rPr>
          <w:sz w:val="24"/>
          <w:szCs w:val="24"/>
          <w:rtl w:val="1"/>
        </w:rPr>
        <w:t xml:space="preserve">טבלה 1: Users: תפקידה לשמור פרטי משתמש. שדות עיקריים: UserId (int), FullName (nvarchar), Email (nvarchar), PasswordHash (nvarchar), StylePreference (nvarchar), CreatedAt (datetime).</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4">
      <w:pPr>
        <w:bidi w:val="1"/>
        <w:rPr>
          <w:sz w:val="24"/>
          <w:szCs w:val="24"/>
        </w:rPr>
      </w:pPr>
      <w:r w:rsidDel="00000000" w:rsidR="00000000" w:rsidRPr="00000000">
        <w:rPr>
          <w:sz w:val="24"/>
          <w:szCs w:val="24"/>
          <w:rtl w:val="1"/>
        </w:rPr>
        <w:t xml:space="preserve">טבלה 2: ClothingItems: תפקידה לשמור פריטי ארון. שדות עיקריים: ItemId (int), UserId (int), Category (nvarchar), Color (nvarchar), Season (nvarchar), FormalityLevel (int), ImageUrl (nvarchar). טבלה 3: Outfits (OutfitId, UserId, Occasion, DressCode, Score, CreatedAt). טבלה 4: RecommendationLog (LogId, UserId, OutfitId, Feedback, CreatedAt).</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5">
      <w:pPr>
        <w:bidi w:val="1"/>
        <w:rPr>
          <w:sz w:val="24"/>
          <w:szCs w:val="24"/>
        </w:rPr>
      </w:pPr>
      <w:r w:rsidDel="00000000" w:rsidR="00000000" w:rsidRPr="00000000">
        <w:rPr>
          <w:sz w:val="24"/>
          <w:szCs w:val="24"/>
          <w:rtl w:val="1"/>
        </w:rPr>
        <w:t xml:space="preserve">טבלאות קישור: OutfitItems היא טבלת קישור בין Outfits ל-ClothingItems ומממשת קשר רבים-לרבים באמצעות השדות OutfitId ו-ItemId.</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6">
      <w:pPr>
        <w:bidi w:val="1"/>
        <w:rPr>
          <w:sz w:val="24"/>
          <w:szCs w:val="24"/>
        </w:rPr>
      </w:pPr>
      <w:r w:rsidDel="00000000" w:rsidR="00000000" w:rsidRPr="00000000">
        <w:rPr>
          <w:rtl w:val="0"/>
        </w:rPr>
      </w:r>
    </w:p>
    <w:p w:rsidR="00000000" w:rsidDel="00000000" w:rsidP="00000000" w:rsidRDefault="00000000" w:rsidRPr="00000000" ns1:paraId="00000057">
      <w:pPr>
        <w:bidi w:val="1"/>
        <w:rPr>
          <w:sz w:val="24"/>
          <w:szCs w:val="24"/>
        </w:rPr>
      </w:pPr>
      <w:r w:rsidDel="00000000" w:rsidR="00000000" w:rsidRPr="00000000">
        <w:rPr>
          <w:rtl w:val="0"/>
        </w:rPr>
      </w:r>
    </w:p>
    <w:p w:rsidR="00000000" w:rsidDel="00000000" w:rsidP="00000000" w:rsidRDefault="00000000" w:rsidRPr="00000000" ns1:paraId="00000058">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59">
      <w:pPr>
        <w:pStyle w:val="Heading1"/>
        <w:bidi w:val="1"/>
        <w:rPr/>
      </w:pPr>
      <w:bookmarkStart w:colFirst="0" w:colLast="0" w:name="_ztxng2iu1b5" w:id="6"/>
      <w:bookmarkEnd w:id="6"/>
      <w:r w:rsidDel="00000000" w:rsidR="00000000" w:rsidRPr="00000000">
        <w:rPr>
          <w:rtl w:val="1"/>
        </w:rPr>
        <w:t xml:space="preserve">פרק</w:t>
      </w:r>
      <w:r w:rsidDel="00000000" w:rsidR="00000000" w:rsidRPr="00000000">
        <w:rPr>
          <w:rtl w:val="1"/>
        </w:rPr>
        <w:t xml:space="preserve"> 4: </w:t>
      </w:r>
      <w:r w:rsidDel="00000000" w:rsidR="00000000" w:rsidRPr="00000000">
        <w:rPr>
          <w:rtl w:val="1"/>
        </w:rPr>
        <w:t xml:space="preserve">מימוש</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שרת</w:t>
      </w:r>
    </w:p>
    <w:p w:rsidR="00000000" w:rsidDel="00000000" w:rsidP="00000000" w:rsidRDefault="00000000" w:rsidRPr="00000000" ns1:paraId="0000005A">
      <w:pPr>
        <w:bidi w:val="1"/>
        <w:rPr>
          <w:sz w:val="24"/>
          <w:szCs w:val="24"/>
        </w:rPr>
      </w:pPr>
      <w:r w:rsidDel="00000000" w:rsidR="00000000" w:rsidRPr="00000000">
        <w:rPr>
          <w:rtl w:val="0"/>
        </w:rPr>
      </w:r>
      <w:r w:rsidDel="00000000" w:rsidR="00000000" w:rsidRPr="00000000">
        <w:rPr>
          <w:sz w:val="24"/>
          <w:szCs w:val="24"/>
          <w:rtl w:val="1"/>
        </w:rPr>
        <w:t xml:space="preserve">בחלק זה מומש צד השרת של LookLux כולל שכבות Model, ViewModel, Services ו-Repository.</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B">
      <w:pPr>
        <w:bidi w:val="1"/>
        <w:rPr>
          <w:sz w:val="24"/>
          <w:szCs w:val="24"/>
        </w:rPr>
      </w:pPr>
      <w:r w:rsidDel="00000000" w:rsidR="00000000" w:rsidRPr="00000000">
        <w:rPr>
          <w:sz w:val="24"/>
          <w:szCs w:val="24"/>
          <w:rtl w:val="1"/>
        </w:rPr>
        <w:t xml:space="preserve">שכבת</w:t>
      </w:r>
      <w:r w:rsidDel="00000000" w:rsidR="00000000" w:rsidRPr="00000000">
        <w:rPr>
          <w:sz w:val="24"/>
          <w:szCs w:val="24"/>
          <w:rtl w:val="1"/>
        </w:rPr>
        <w:t xml:space="preserve"> </w:t>
      </w:r>
      <w:r w:rsidDel="00000000" w:rsidR="00000000" w:rsidRPr="00000000">
        <w:rPr>
          <w:sz w:val="24"/>
          <w:szCs w:val="24"/>
          <w:rtl w:val="1"/>
        </w:rPr>
        <w:t xml:space="preserve">ה</w:t>
      </w:r>
      <w:r w:rsidDel="00000000" w:rsidR="00000000" w:rsidRPr="00000000">
        <w:rPr>
          <w:sz w:val="24"/>
          <w:szCs w:val="24"/>
          <w:rtl w:val="1"/>
        </w:rPr>
        <w:t xml:space="preserve">-</w:t>
      </w:r>
      <w:r w:rsidDel="00000000" w:rsidR="00000000" w:rsidRPr="00000000">
        <w:rPr>
          <w:sz w:val="24"/>
          <w:szCs w:val="24"/>
          <w:rtl w:val="0"/>
        </w:rPr>
        <w:t xml:space="preserve">Model</w:t>
      </w:r>
    </w:p>
    <w:p w:rsidR="00000000" w:rsidDel="00000000" w:rsidP="00000000" w:rsidRDefault="00000000" w:rsidRPr="00000000" ns1:paraId="0000005C">
      <w:pPr>
        <w:bidi w:val="1"/>
        <w:rPr>
          <w:sz w:val="24"/>
          <w:szCs w:val="24"/>
        </w:rPr>
      </w:pPr>
      <w:r w:rsidDel="00000000" w:rsidR="00000000" w:rsidRPr="00000000">
        <w:rPr>
          <w:sz w:val="24"/>
          <w:szCs w:val="24"/>
          <w:rtl w:val="1"/>
        </w:rPr>
        <w:t xml:space="preserve">תרשים UML של המחלקות: המחלקות המרכזיות הן User, ClothingItem, Outfit, RecommendationService ו-OutfitScoringService.</w:t>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D">
      <w:pPr>
        <w:bidi w:val="1"/>
        <w:rPr>
          <w:sz w:val="24"/>
          <w:szCs w:val="24"/>
        </w:rPr>
      </w:pPr>
      <w:r w:rsidDel="00000000" w:rsidR="00000000" w:rsidRPr="00000000">
        <w:rPr>
          <w:sz w:val="24"/>
          <w:szCs w:val="24"/>
          <w:rtl w:val="1"/>
        </w:rPr>
        <w:t xml:space="preserve">הסבר קוד: שכבת ה-Model מייצגת את ישויות מסד הנתונים, כולל Data Annotations לולידציה וקשרים באמצעות Foreign Keys.</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5E">
      <w:pPr>
        <w:bidi w:val="1"/>
        <w:rPr>
          <w:sz w:val="24"/>
          <w:szCs w:val="24"/>
        </w:rPr>
      </w:pPr>
      <w:r w:rsidDel="00000000" w:rsidR="00000000" w:rsidRPr="00000000">
        <w:rPr>
          <w:sz w:val="24"/>
          <w:szCs w:val="24"/>
          <w:rtl w:val="1"/>
        </w:rPr>
        <w:t xml:space="preserve">שכבת</w:t>
      </w:r>
      <w:r w:rsidDel="00000000" w:rsidR="00000000" w:rsidRPr="00000000">
        <w:rPr>
          <w:sz w:val="24"/>
          <w:szCs w:val="24"/>
          <w:rtl w:val="1"/>
        </w:rPr>
        <w:t xml:space="preserve"> </w:t>
      </w:r>
      <w:r w:rsidDel="00000000" w:rsidR="00000000" w:rsidRPr="00000000">
        <w:rPr>
          <w:sz w:val="24"/>
          <w:szCs w:val="24"/>
          <w:rtl w:val="1"/>
        </w:rPr>
        <w:t xml:space="preserve">ה</w:t>
      </w:r>
      <w:r w:rsidDel="00000000" w:rsidR="00000000" w:rsidRPr="00000000">
        <w:rPr>
          <w:sz w:val="24"/>
          <w:szCs w:val="24"/>
          <w:rtl w:val="1"/>
        </w:rPr>
        <w:t xml:space="preserve">-</w:t>
      </w:r>
      <w:r w:rsidDel="00000000" w:rsidR="00000000" w:rsidRPr="00000000">
        <w:rPr>
          <w:sz w:val="24"/>
          <w:szCs w:val="24"/>
          <w:rtl w:val="0"/>
        </w:rPr>
        <w:t xml:space="preserve">ViewModel</w:t>
      </w:r>
      <w:r w:rsidDel="00000000" w:rsidR="00000000" w:rsidRPr="00000000">
        <w:rPr>
          <w:sz w:val="24"/>
          <w:szCs w:val="24"/>
          <w:rtl w:val="1"/>
        </w:rPr>
        <w:t xml:space="preserve"> (</w:t>
      </w:r>
      <w:r w:rsidDel="00000000" w:rsidR="00000000" w:rsidRPr="00000000">
        <w:rPr>
          <w:sz w:val="24"/>
          <w:szCs w:val="24"/>
          <w:rtl w:val="1"/>
        </w:rPr>
        <w:t xml:space="preserve">טיפול</w:t>
      </w:r>
      <w:r w:rsidDel="00000000" w:rsidR="00000000" w:rsidRPr="00000000">
        <w:rPr>
          <w:sz w:val="24"/>
          <w:szCs w:val="24"/>
          <w:rtl w:val="1"/>
        </w:rPr>
        <w:t xml:space="preserve"> </w:t>
      </w:r>
      <w:r w:rsidDel="00000000" w:rsidR="00000000" w:rsidRPr="00000000">
        <w:rPr>
          <w:sz w:val="24"/>
          <w:szCs w:val="24"/>
          <w:rtl w:val="1"/>
        </w:rPr>
        <w:t xml:space="preserve">בנתונים</w:t>
      </w:r>
      <w:r w:rsidDel="00000000" w:rsidR="00000000" w:rsidRPr="00000000">
        <w:rPr>
          <w:sz w:val="24"/>
          <w:szCs w:val="24"/>
          <w:rtl w:val="1"/>
        </w:rPr>
        <w:t xml:space="preserve">)</w:t>
      </w:r>
    </w:p>
    <w:p w:rsidR="00000000" w:rsidDel="00000000" w:rsidP="00000000" w:rsidRDefault="00000000" w:rsidRPr="00000000" ns1:paraId="0000005F">
      <w:pPr>
        <w:bidi w:val="1"/>
        <w:rPr>
          <w:sz w:val="24"/>
          <w:szCs w:val="24"/>
        </w:rPr>
      </w:pPr>
      <w:r w:rsidDel="00000000" w:rsidR="00000000" w:rsidRPr="00000000">
        <w:rPr>
          <w:sz w:val="24"/>
          <w:szCs w:val="24"/>
          <w:rtl w:val="1"/>
        </w:rPr>
        <w:t xml:space="preserve">תרשים UML: שכבת ViewModel מבודדת מידע שנשלח ללקוח מהמודל הפנימי ותומכת בירושה של מבני תגובה משותפים.</w:t>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60">
      <w:pPr>
        <w:bidi w:val="1"/>
        <w:rPr>
          <w:sz w:val="24"/>
          <w:szCs w:val="24"/>
        </w:rPr>
      </w:pPr>
      <w:r w:rsidDel="00000000" w:rsidR="00000000" w:rsidRPr="00000000">
        <w:rPr>
          <w:sz w:val="24"/>
          <w:szCs w:val="24"/>
          <w:rtl w:val="1"/>
        </w:rPr>
        <w:t xml:space="preserve">תהליכים מייצגים: הפעולה GenerateOutfit מחשבת ניקוד לכל פריט לפי התאמה לעונה, לאירוע ולהעדפות המשתמש, ומחזירה את הצירוף המוביל.</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61">
      <w:pPr>
        <w:bidi w:val="1"/>
        <w:rPr>
          <w:sz w:val="24"/>
          <w:szCs w:val="24"/>
        </w:rPr>
      </w:pPr>
      <w:r w:rsidDel="00000000" w:rsidR="00000000" w:rsidRPr="00000000">
        <w:rPr>
          <w:sz w:val="24"/>
          <w:szCs w:val="24"/>
          <w:rtl w:val="1"/>
        </w:rPr>
        <w:t xml:space="preserve">הרחבות</w:t>
      </w:r>
      <w:r w:rsidDel="00000000" w:rsidR="00000000" w:rsidRPr="00000000">
        <w:rPr>
          <w:sz w:val="24"/>
          <w:szCs w:val="24"/>
          <w:rtl w:val="1"/>
        </w:rPr>
        <w:t xml:space="preserve"> </w:t>
      </w:r>
      <w:r w:rsidDel="00000000" w:rsidR="00000000" w:rsidRPr="00000000">
        <w:rPr>
          <w:sz w:val="24"/>
          <w:szCs w:val="24"/>
          <w:rtl w:val="1"/>
        </w:rPr>
        <w:t xml:space="preserve">צד</w:t>
      </w:r>
      <w:r w:rsidDel="00000000" w:rsidR="00000000" w:rsidRPr="00000000">
        <w:rPr>
          <w:sz w:val="24"/>
          <w:szCs w:val="24"/>
          <w:rtl w:val="1"/>
        </w:rPr>
        <w:t xml:space="preserve"> </w:t>
      </w:r>
      <w:r w:rsidDel="00000000" w:rsidR="00000000" w:rsidRPr="00000000">
        <w:rPr>
          <w:sz w:val="24"/>
          <w:szCs w:val="24"/>
          <w:rtl w:val="1"/>
        </w:rPr>
        <w:t xml:space="preserve">שרת</w:t>
      </w:r>
      <w:r w:rsidDel="00000000" w:rsidR="00000000" w:rsidRPr="00000000">
        <w:rPr>
          <w:sz w:val="24"/>
          <w:szCs w:val="24"/>
          <w:rtl w:val="1"/>
        </w:rPr>
        <w:t xml:space="preserve"> (</w:t>
      </w:r>
      <w:r w:rsidDel="00000000" w:rsidR="00000000" w:rsidRPr="00000000">
        <w:rPr>
          <w:sz w:val="24"/>
          <w:szCs w:val="24"/>
          <w:rtl w:val="1"/>
        </w:rPr>
        <w:t xml:space="preserve">בחר</w:t>
      </w:r>
      <w:r w:rsidDel="00000000" w:rsidR="00000000" w:rsidRPr="00000000">
        <w:rPr>
          <w:sz w:val="24"/>
          <w:szCs w:val="24"/>
          <w:rtl w:val="1"/>
        </w:rPr>
        <w:t xml:space="preserve"> </w:t>
      </w:r>
      <w:r w:rsidDel="00000000" w:rsidR="00000000" w:rsidRPr="00000000">
        <w:rPr>
          <w:sz w:val="24"/>
          <w:szCs w:val="24"/>
          <w:rtl w:val="1"/>
        </w:rPr>
        <w:t xml:space="preserve">אחת</w:t>
      </w:r>
      <w:r w:rsidDel="00000000" w:rsidR="00000000" w:rsidRPr="00000000">
        <w:rPr>
          <w:sz w:val="24"/>
          <w:szCs w:val="24"/>
          <w:rtl w:val="1"/>
        </w:rPr>
        <w:t xml:space="preserve"> </w:t>
      </w:r>
      <w:r w:rsidDel="00000000" w:rsidR="00000000" w:rsidRPr="00000000">
        <w:rPr>
          <w:sz w:val="24"/>
          <w:szCs w:val="24"/>
          <w:rtl w:val="1"/>
        </w:rPr>
        <w:t xml:space="preserve">לפחות</w:t>
      </w:r>
      <w:r w:rsidDel="00000000" w:rsidR="00000000" w:rsidRPr="00000000">
        <w:rPr>
          <w:sz w:val="24"/>
          <w:szCs w:val="24"/>
          <w:rtl w:val="1"/>
        </w:rPr>
        <w:t xml:space="preserve">)</w:t>
      </w:r>
    </w:p>
    <w:p w:rsidR="00000000" w:rsidDel="00000000" w:rsidP="00000000" w:rsidRDefault="00000000" w:rsidRPr="00000000" ns1:paraId="00000062">
      <w:pPr>
        <w:bidi w:val="1"/>
        <w:rPr>
          <w:sz w:val="24"/>
          <w:szCs w:val="24"/>
        </w:rPr>
      </w:pPr>
      <w:r w:rsidDel="00000000" w:rsidR="00000000" w:rsidRPr="00000000">
        <w:rPr>
          <w:sz w:val="24"/>
          <w:szCs w:val="24"/>
          <w:rtl w:val="1"/>
        </w:rPr>
        <w:t xml:space="preserve">הליך א-סינכרוני: נעשה שימוש ב-async/await בקריאות למסד הנתונים ובקריאות API של לקוחות Web ו-MAUI כדי לשפר זמני תגובה ולמנוע חסימה.</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1"/>
        </w:rPr>
        <w:t xml:space="preserve"/>
      </w:r>
    </w:p>
    <w:p w:rsidR="00000000" w:rsidDel="00000000" w:rsidP="00000000" w:rsidRDefault="00000000" w:rsidRPr="00000000" ns1:paraId="00000063">
      <w:pPr>
        <w:bidi w:val="1"/>
        <w:rPr>
          <w:sz w:val="24"/>
          <w:szCs w:val="24"/>
        </w:rPr>
      </w:pPr>
      <w:r w:rsidDel="00000000" w:rsidR="00000000" w:rsidRPr="00000000">
        <w:rPr>
          <w:sz w:val="24"/>
          <w:szCs w:val="24"/>
          <w:rtl w:val="1"/>
        </w:rPr>
        <w:t xml:space="preserve">הגנה מ-Sql Injection: כל השאילתות מבוצעות עם פרמטרים (Parameterized Queries או EF Core LINQ) ללא שרשור מחרוזות SQL.</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64">
      <w:pPr>
        <w:bidi w:val="1"/>
        <w:rPr>
          <w:sz w:val="24"/>
          <w:szCs w:val="24"/>
        </w:rPr>
      </w:pPr>
      <w:r w:rsidDel="00000000" w:rsidR="00000000" w:rsidRPr="00000000">
        <w:rPr>
          <w:rtl w:val="0"/>
        </w:rPr>
      </w:r>
    </w:p>
    <w:p w:rsidR="00000000" w:rsidDel="00000000" w:rsidP="00000000" w:rsidRDefault="00000000" w:rsidRPr="00000000" ns1:paraId="00000065">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66">
      <w:pPr>
        <w:pStyle w:val="Heading1"/>
        <w:bidi w:val="1"/>
        <w:rPr/>
      </w:pPr>
      <w:bookmarkStart w:colFirst="0" w:colLast="0" w:name="_e33ph3x0cugt" w:id="7"/>
      <w:bookmarkEnd w:id="7"/>
      <w:r w:rsidDel="00000000" w:rsidR="00000000" w:rsidRPr="00000000">
        <w:rPr>
          <w:rtl w:val="1"/>
        </w:rPr>
        <w:t xml:space="preserve">פרק</w:t>
      </w:r>
      <w:r w:rsidDel="00000000" w:rsidR="00000000" w:rsidRPr="00000000">
        <w:rPr>
          <w:rtl w:val="1"/>
        </w:rPr>
        <w:t xml:space="preserve"> 5: </w:t>
      </w:r>
      <w:r w:rsidDel="00000000" w:rsidR="00000000" w:rsidRPr="00000000">
        <w:rPr>
          <w:rtl w:val="1"/>
        </w:rPr>
        <w:t xml:space="preserve">שכבת</w:t>
      </w:r>
      <w:r w:rsidDel="00000000" w:rsidR="00000000" w:rsidRPr="00000000">
        <w:rPr>
          <w:rtl w:val="1"/>
        </w:rPr>
        <w:t xml:space="preserve"> </w:t>
      </w:r>
      <w:r w:rsidDel="00000000" w:rsidR="00000000" w:rsidRPr="00000000">
        <w:rPr>
          <w:rtl w:val="1"/>
        </w:rPr>
        <w:t xml:space="preserve">שירותי</w:t>
      </w:r>
      <w:r w:rsidDel="00000000" w:rsidR="00000000" w:rsidRPr="00000000">
        <w:rPr>
          <w:rtl w:val="1"/>
        </w:rPr>
        <w:t xml:space="preserve"> </w:t>
      </w:r>
      <w:r w:rsidDel="00000000" w:rsidR="00000000" w:rsidRPr="00000000">
        <w:rPr>
          <w:rtl w:val="1"/>
        </w:rPr>
        <w:t xml:space="preserve">רשת</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Services</w:t>
      </w:r>
      <w:r w:rsidDel="00000000" w:rsidR="00000000" w:rsidRPr="00000000">
        <w:rPr>
          <w:rtl w:val="1"/>
        </w:rPr>
        <w:t xml:space="preserve">)</w:t>
      </w:r>
    </w:p>
    <w:p w:rsidR="00000000" w:rsidDel="00000000" w:rsidP="00000000" w:rsidRDefault="00000000" w:rsidRPr="00000000" ns1:paraId="00000067">
      <w:pPr>
        <w:bidi w:val="1"/>
        <w:rPr>
          <w:sz w:val="24"/>
          <w:szCs w:val="24"/>
        </w:rPr>
      </w:pPr>
      <w:r w:rsidDel="00000000" w:rsidR="00000000" w:rsidRPr="00000000">
        <w:rPr>
          <w:rtl w:val="0"/>
        </w:rPr>
      </w:r>
      <w:r w:rsidDel="00000000" w:rsidR="00000000" w:rsidRPr="00000000">
        <w:rPr>
          <w:sz w:val="24"/>
          <w:szCs w:val="24"/>
          <w:rtl w:val="1"/>
        </w:rPr>
        <w:t xml:space="preserve">בפרק זה מוסבר כיצד הנתונים מועברים בפורמט JSON בין לקוחות Web ו-MAUI לשרת דרך REST API.</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68">
      <w:pPr>
        <w:bidi w:val="1"/>
        <w:rPr>
          <w:sz w:val="24"/>
          <w:szCs w:val="24"/>
        </w:rPr>
      </w:pPr>
      <w:r w:rsidDel="00000000" w:rsidR="00000000" w:rsidRPr="00000000">
        <w:rPr>
          <w:sz w:val="24"/>
          <w:szCs w:val="24"/>
          <w:rtl w:val="1"/>
        </w:rPr>
        <w:t xml:space="preserve">הגדרות רשת ו-Interface: הוגדרו הממשקים IRecommendationService ו-IClosetService, ונתיבי API לפי Controllers עם Dependency Injection עבור לקוחות Web ו-MAUI.</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69">
      <w:pPr>
        <w:bidi w:val="1"/>
        <w:rPr>
          <w:sz w:val="24"/>
          <w:szCs w:val="24"/>
        </w:rPr>
      </w:pPr>
      <w:r w:rsidDel="00000000" w:rsidR="00000000" w:rsidRPr="00000000">
        <w:rPr>
          <w:sz w:val="24"/>
          <w:szCs w:val="24"/>
          <w:rtl w:val="1"/>
        </w:rPr>
        <w:t xml:space="preserve">מימוש ה-CRUD: GET לשליפת פריטים ולוקים, POST להוספת פריט או בקשה, PUT לעדכון פריט קיים, DELETE למחיקת פריט מהארון.</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p>
    <w:p w:rsidR="00000000" w:rsidDel="00000000" w:rsidP="00000000" w:rsidRDefault="00000000" w:rsidRPr="00000000" ns1:paraId="0000006A">
      <w:pPr>
        <w:bidi w:val="1"/>
        <w:rPr>
          <w:sz w:val="24"/>
          <w:szCs w:val="24"/>
        </w:rPr>
      </w:pPr>
      <w:r w:rsidDel="00000000" w:rsidR="00000000" w:rsidRPr="00000000">
        <w:rPr>
          <w:sz w:val="24"/>
          <w:szCs w:val="24"/>
          <w:rtl w:val="1"/>
        </w:rPr>
        <w:t xml:space="preserve">שירותי רשת חיצוניים: בגרסת ההגשה של Web ו-MAUI לא שולב שירות חיצוני חובה; כל הלוגיקה מבוססת על הנתונים הפנימיים של המערכת.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6B">
      <w:pPr>
        <w:bidi w:val="1"/>
        <w:rPr>
          <w:sz w:val="24"/>
          <w:szCs w:val="24"/>
        </w:rPr>
      </w:pPr>
      <w:r w:rsidDel="00000000" w:rsidR="00000000" w:rsidRPr="00000000">
        <w:rPr>
          <w:rtl w:val="0"/>
        </w:rPr>
      </w:r>
    </w:p>
    <w:p w:rsidR="00000000" w:rsidDel="00000000" w:rsidP="00000000" w:rsidRDefault="00000000" w:rsidRPr="00000000" ns1:paraId="0000006C">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6D">
      <w:pPr>
        <w:pStyle w:val="Heading1"/>
        <w:bidi w:val="1"/>
        <w:rPr/>
      </w:pPr>
      <w:bookmarkStart w:colFirst="0" w:colLast="0" w:name="_8p2gtffs33bi" w:id="8"/>
      <w:bookmarkEnd w:id="8"/>
      <w:r w:rsidDel="00000000" w:rsidR="00000000" w:rsidRPr="00000000">
        <w:rPr>
          <w:rtl w:val="1"/>
        </w:rPr>
        <w:t xml:space="preserve">פרק</w:t>
      </w:r>
      <w:r w:rsidDel="00000000" w:rsidR="00000000" w:rsidRPr="00000000">
        <w:rPr>
          <w:rtl w:val="1"/>
        </w:rPr>
        <w:t xml:space="preserve"> 6: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לקוח</w:t>
      </w:r>
      <w:r w:rsidDel="00000000" w:rsidR="00000000" w:rsidRPr="00000000">
        <w:rPr>
          <w:rtl w:val="1"/>
        </w:rPr>
        <w:t xml:space="preserve"> (</w:t>
      </w:r>
      <w:r w:rsidDel="00000000" w:rsidR="00000000" w:rsidRPr="00000000">
        <w:rPr>
          <w:rtl w:val="0"/>
        </w:rPr>
        <w:t xml:space="preserve">Client</w:t>
      </w:r>
      <w:r w:rsidDel="00000000" w:rsidR="00000000" w:rsidRPr="00000000">
        <w:rPr>
          <w:rtl w:val="0"/>
        </w:rPr>
        <w:t xml:space="preserve"> </w:t>
      </w:r>
      <w:r w:rsidDel="00000000" w:rsidR="00000000" w:rsidRPr="00000000">
        <w:rPr>
          <w:rtl w:val="0"/>
        </w:rPr>
        <w:t xml:space="preserve">Side</w:t>
      </w:r>
      <w:r w:rsidDel="00000000" w:rsidR="00000000" w:rsidRPr="00000000">
        <w:rPr>
          <w:rtl w:val="1"/>
        </w:rPr>
        <w:t xml:space="preserve">)</w:t>
      </w:r>
    </w:p>
    <w:p w:rsidR="00000000" w:rsidDel="00000000" w:rsidP="00000000" w:rsidRDefault="00000000" w:rsidRPr="00000000" ns1:paraId="0000006E">
      <w:pPr>
        <w:bidi w:val="1"/>
        <w:rPr>
          <w:sz w:val="24"/>
          <w:szCs w:val="24"/>
        </w:rPr>
      </w:pPr>
      <w:r w:rsidDel="00000000" w:rsidR="00000000" w:rsidRPr="00000000">
        <w:rPr>
          <w:rtl w:val="0"/>
        </w:rPr>
      </w:r>
      <w:r w:rsidDel="00000000" w:rsidR="00000000" w:rsidRPr="00000000">
        <w:rPr>
          <w:sz w:val="24"/>
          <w:szCs w:val="24"/>
          <w:rtl w:val="1"/>
        </w:rPr>
        <w:t xml:space="preserve">הלקוח מתמקד בחוויית משתמש פשוטה: טפסים קצרים, כפתורים ברורים ותצוגת לוקים ויזואלית ונוחה.</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6F">
      <w:pPr>
        <w:bidi w:val="1"/>
        <w:rPr>
          <w:sz w:val="24"/>
          <w:szCs w:val="24"/>
        </w:rPr>
      </w:pPr>
      <w:r w:rsidDel="00000000" w:rsidR="00000000" w:rsidRPr="00000000">
        <w:rPr>
          <w:sz w:val="24"/>
          <w:szCs w:val="24"/>
          <w:rtl w:val="1"/>
        </w:rPr>
        <w:t xml:space="preserve">סוגי משתמשים: משתמש רגיל מוסיף פריטים ומבקש המלצה, ומנהל מערכת מנהל קטגוריות, תגיות והרשאות; החלוקה זהה ב-Web וב-MAUI.</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0">
      <w:pPr>
        <w:bidi w:val="1"/>
        <w:rPr>
          <w:sz w:val="24"/>
          <w:szCs w:val="24"/>
        </w:rPr>
      </w:pPr>
      <w:r w:rsidDel="00000000" w:rsidR="00000000" w:rsidRPr="00000000">
        <w:rPr>
          <w:sz w:val="24"/>
          <w:szCs w:val="24"/>
          <w:rtl w:val="1"/>
        </w:rPr>
        <w:t xml:space="preserve">תרשים זרימה בין מסכים: Login/Register -&gt; Dashboard -&gt; Closet -&gt; Get Recommendation -&gt; Outfit Result -&gt; Saved Looks. הזרימה זהה ללקוחות Web ו-MAUI.</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1">
      <w:pPr>
        <w:bidi w:val="1"/>
        <w:rPr>
          <w:sz w:val="24"/>
          <w:szCs w:val="24"/>
        </w:rPr>
      </w:pPr>
      <w:r w:rsidDel="00000000" w:rsidR="00000000" w:rsidRPr="00000000">
        <w:rPr>
          <w:sz w:val="24"/>
          <w:szCs w:val="24"/>
          <w:rtl w:val="1"/>
        </w:rPr>
        <w:t xml:space="preserve">תיאור ממשקים: לכל מסך צורפו צילומי מסך; אירועי כפתורים ב-Web וב-MAUI מפעילים קריאות API ומציגים הודעות הצלחה או שגיאה בזמן אמת.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2">
      <w:pPr>
        <w:bidi w:val="1"/>
        <w:rPr>
          <w:sz w:val="24"/>
          <w:szCs w:val="24"/>
        </w:rPr>
      </w:pPr>
      <w:r w:rsidDel="00000000" w:rsidR="00000000" w:rsidRPr="00000000">
        <w:rPr>
          <w:sz w:val="24"/>
          <w:szCs w:val="24"/>
          <w:rtl w:val="1"/>
        </w:rPr>
        <w:t xml:space="preserve">בדיקת תקינות (Validation): בוצעה ולידציה בצד לקוח ובצד שרת לשדות חובה, פורמט אימייל, טווחים וערכים מותרים.</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3">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74">
      <w:pPr>
        <w:pStyle w:val="Heading1"/>
        <w:bidi w:val="1"/>
        <w:rPr/>
      </w:pPr>
      <w:bookmarkStart w:colFirst="0" w:colLast="0" w:name="_khma563r8czq" w:id="9"/>
      <w:bookmarkEnd w:id="9"/>
      <w:r w:rsidDel="00000000" w:rsidR="00000000" w:rsidRPr="00000000">
        <w:rPr>
          <w:rtl w:val="1"/>
        </w:rPr>
        <w:t xml:space="preserve">פרק</w:t>
      </w:r>
      <w:r w:rsidDel="00000000" w:rsidR="00000000" w:rsidRPr="00000000">
        <w:rPr>
          <w:rtl w:val="1"/>
        </w:rPr>
        <w:t xml:space="preserve"> 7: </w:t>
      </w:r>
      <w:r w:rsidDel="00000000" w:rsidR="00000000" w:rsidRPr="00000000">
        <w:rPr>
          <w:rtl w:val="1"/>
        </w:rPr>
        <w:t xml:space="preserve">מדריך</w:t>
      </w:r>
      <w:r w:rsidDel="00000000" w:rsidR="00000000" w:rsidRPr="00000000">
        <w:rPr>
          <w:rtl w:val="1"/>
        </w:rPr>
        <w:t xml:space="preserve"> </w:t>
      </w:r>
      <w:r w:rsidDel="00000000" w:rsidR="00000000" w:rsidRPr="00000000">
        <w:rPr>
          <w:rtl w:val="1"/>
        </w:rPr>
        <w:t xml:space="preserve">למשתמש</w:t>
      </w:r>
    </w:p>
    <w:p w:rsidR="00000000" w:rsidDel="00000000" w:rsidP="00000000" w:rsidRDefault="00000000" w:rsidRPr="00000000" ns1:paraId="00000075">
      <w:pPr>
        <w:bidi w:val="1"/>
        <w:rPr>
          <w:sz w:val="24"/>
          <w:szCs w:val="24"/>
        </w:rPr>
      </w:pPr>
      <w:r w:rsidDel="00000000" w:rsidR="00000000" w:rsidRPr="00000000">
        <w:rPr>
          <w:rtl w:val="0"/>
        </w:rPr>
      </w:r>
      <w:r w:rsidDel="00000000" w:rsidR="00000000" w:rsidRPr="00000000">
        <w:rPr>
          <w:sz w:val="24"/>
          <w:szCs w:val="24"/>
          <w:rtl w:val="1"/>
        </w:rPr>
        <w:t xml:space="preserve">המדריך נכתב למשתמש חדש וכולל הוראות התקנה, התחברות ושימוש יומי במערכת.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6">
      <w:pPr>
        <w:bidi w:val="1"/>
        <w:rPr>
          <w:sz w:val="24"/>
          <w:szCs w:val="24"/>
        </w:rPr>
      </w:pPr>
      <w:r w:rsidDel="00000000" w:rsidR="00000000" w:rsidRPr="00000000">
        <w:rPr>
          <w:sz w:val="24"/>
          <w:szCs w:val="24"/>
          <w:rtl w:val="1"/>
        </w:rPr>
        <w:t xml:space="preserve">דרישות מערכת: עבור Web נדרש Chrome/Edge/Firefox מעודכן וחיבור אינטרנט פעיל; עבור MAUI נדרש מכשיר נתמך (Windows/Android) עם .NET Runtime מתאים.</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7">
      <w:pPr>
        <w:bidi w:val="1"/>
        <w:rPr>
          <w:sz w:val="24"/>
          <w:szCs w:val="24"/>
        </w:rPr>
      </w:pPr>
      <w:r w:rsidDel="00000000" w:rsidR="00000000" w:rsidRPr="00000000">
        <w:rPr>
          <w:sz w:val="24"/>
          <w:szCs w:val="24"/>
          <w:rtl w:val="1"/>
        </w:rPr>
        <w:t xml:space="preserve">תהליכי עבודה: נרשמים למערכת, מוסיפים פריטי לבוש לארון, בוחרים סוג אירוע וסגנון, מקבלים לוק מומלץ ושומרים להמשך. התהליך זהה ב-Web וב-MAUI.</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8">
      <w:pPr>
        <w:bidi w:val="1"/>
        <w:rPr>
          <w:sz w:val="24"/>
          <w:szCs w:val="24"/>
        </w:rPr>
      </w:pPr>
      <w:r w:rsidDel="00000000" w:rsidR="00000000" w:rsidRPr="00000000">
        <w:rPr>
          <w:sz w:val="24"/>
          <w:szCs w:val="24"/>
          <w:rtl w:val="1"/>
        </w:rPr>
        <w:t xml:space="preserve">צילומי מסך והודעות שגיאה: צורפו דוגמאות ל-Alerts כמו חסר פריט בארון או התחברות נכשלה עם הסבר פעולה למשתמש.</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9">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7A">
      <w:pPr>
        <w:pStyle w:val="Heading1"/>
        <w:bidi w:val="1"/>
        <w:rPr/>
      </w:pPr>
      <w:bookmarkStart w:colFirst="0" w:colLast="0" w:name="_f98gbqzg7e5h" w:id="10"/>
      <w:bookmarkEnd w:id="10"/>
      <w:r w:rsidDel="00000000" w:rsidR="00000000" w:rsidRPr="00000000">
        <w:rPr>
          <w:rtl w:val="1"/>
        </w:rPr>
        <w:t xml:space="preserve">פרק</w:t>
      </w:r>
      <w:r w:rsidDel="00000000" w:rsidR="00000000" w:rsidRPr="00000000">
        <w:rPr>
          <w:rtl w:val="1"/>
        </w:rPr>
        <w:t xml:space="preserve"> 8: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ורפלקציה</w:t>
      </w:r>
    </w:p>
    <w:p w:rsidR="00000000" w:rsidDel="00000000" w:rsidP="00000000" w:rsidRDefault="00000000" w:rsidRPr="00000000" ns1:paraId="0000007B">
      <w:pPr>
        <w:bidi w:val="1"/>
        <w:rPr>
          <w:sz w:val="24"/>
          <w:szCs w:val="24"/>
        </w:rPr>
      </w:pPr>
      <w:r w:rsidDel="00000000" w:rsidR="00000000" w:rsidRPr="00000000">
        <w:rPr>
          <w:rtl w:val="0"/>
        </w:rPr>
      </w:r>
      <w:r w:rsidDel="00000000" w:rsidR="00000000" w:rsidRPr="00000000">
        <w:rPr>
          <w:sz w:val="24"/>
          <w:szCs w:val="24"/>
          <w:rtl w:val="1"/>
        </w:rPr>
        <w:t xml:space="preserve">חלק זה מסכם את תהליך הפיתוח האישי ואת הלקחים המרכזיים מהפרויקט.</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C">
      <w:pPr>
        <w:bidi w:val="1"/>
        <w:rPr>
          <w:sz w:val="24"/>
          <w:szCs w:val="24"/>
        </w:rPr>
      </w:pPr>
      <w:r w:rsidDel="00000000" w:rsidR="00000000" w:rsidRPr="00000000">
        <w:rPr>
          <w:sz w:val="24"/>
          <w:szCs w:val="24"/>
          <w:rtl w:val="1"/>
        </w:rPr>
        <w:t xml:space="preserve">תהליך העבודה: השלב המאתגר ביותר היה בניית מנגנון המלצה שלא יחזור שוב ושוב על אותם פריטים. היו באגים בסינון לפי עונות ובשקלול ציונים, ובתחילה התוצאות היו לא עקביות. אחרי פירוק הבעיה לשלבים קטנים, כתיבת לוגים ובדיקות ידניות לכל כלל, הצלחתי לייצב את האלגוריתם. הרגשתי סיפוק גדול כשהמערכת התחילה להחזיר לוקים הגיוניים ועקביים במגוון תרחישים.</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D">
      <w:pPr>
        <w:bidi w:val="1"/>
        <w:rPr>
          <w:sz w:val="24"/>
          <w:szCs w:val="24"/>
        </w:rPr>
      </w:pPr>
      <w:r w:rsidDel="00000000" w:rsidR="00000000" w:rsidRPr="00000000">
        <w:rPr>
          <w:sz w:val="24"/>
          <w:szCs w:val="24"/>
          <w:rtl w:val="1"/>
        </w:rPr>
        <w:t xml:space="preserve">למידה עצמית: למדתי לבד עבודה מתקדמת עם Entity Framework Core, כתיבת שאילתות LINQ יעילות, שימוש נכון ב-async/await, ועקרונות בסיסיים לבניית REST API מאובטח.</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E">
      <w:pPr>
        <w:bidi w:val="1"/>
        <w:rPr>
          <w:sz w:val="24"/>
          <w:szCs w:val="24"/>
        </w:rPr>
      </w:pPr>
      <w:r w:rsidDel="00000000" w:rsidR="00000000" w:rsidRPr="00000000">
        <w:rPr>
          <w:sz w:val="24"/>
          <w:szCs w:val="24"/>
          <w:rtl w:val="1"/>
        </w:rPr>
        <w:t xml:space="preserve">כלים להמשך: אני לוקח מהפרויקט חשיבה מערכתית, תכנון שכבות נכון, עבודה מסודרת עם Git, ויכולת לפתור תקלות תחת לחץ.</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7F">
      <w:pPr>
        <w:bidi w:val="1"/>
        <w:rPr>
          <w:sz w:val="24"/>
          <w:szCs w:val="24"/>
        </w:rPr>
      </w:pPr>
      <w:r w:rsidDel="00000000" w:rsidR="00000000" w:rsidRPr="00000000">
        <w:rPr>
          <w:sz w:val="24"/>
          <w:szCs w:val="24"/>
          <w:rtl w:val="1"/>
        </w:rPr>
        <w:t xml:space="preserve">מבט לאחור: אם הייתי מתחיל מחדש, הייתי מתכנן מוקדם יותר את סכמת המסד ואת כללי ההמלצה, ומוסיף בדיקות אוטומטיות כבר בתחילת הפיתוח.</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80">
      <w:pPr>
        <w:bidi w:val="1"/>
        <w:rPr>
          <w:sz w:val="24"/>
          <w:szCs w:val="24"/>
        </w:rPr>
      </w:pPr>
      <w:r w:rsidDel="00000000" w:rsidR="00000000" w:rsidRPr="00000000">
        <w:rPr>
          <w:rtl w:val="0"/>
        </w:rPr>
      </w:r>
    </w:p>
    <w:p w:rsidR="00000000" w:rsidDel="00000000" w:rsidP="00000000" w:rsidRDefault="00000000" w:rsidRPr="00000000" ns1:paraId="00000081">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82">
      <w:pPr>
        <w:pStyle w:val="Heading1"/>
        <w:bidi w:val="1"/>
        <w:rPr/>
      </w:pPr>
      <w:bookmarkStart w:colFirst="0" w:colLast="0" w:name="_iwn4dy2eznyb" w:id="11"/>
      <w:bookmarkEnd w:id="11"/>
      <w:r w:rsidDel="00000000" w:rsidR="00000000" w:rsidRPr="00000000">
        <w:rPr>
          <w:rtl w:val="1"/>
        </w:rPr>
        <w:t xml:space="preserve">ביבליוגרפיה</w:t>
      </w:r>
    </w:p>
    <w:p w:rsidR="00000000" w:rsidDel="00000000" w:rsidP="00000000" w:rsidRDefault="00000000" w:rsidRPr="00000000" ns1:paraId="00000083">
      <w:pPr>
        <w:bidi w:val="1"/>
        <w:rPr>
          <w:sz w:val="24"/>
          <w:szCs w:val="24"/>
        </w:rPr>
      </w:pPr>
      <w:r w:rsidDel="00000000" w:rsidR="00000000" w:rsidRPr="00000000">
        <w:rPr>
          <w:rtl w:val="0"/>
        </w:rPr>
      </w:r>
      <w:r w:rsidDel="00000000" w:rsidR="00000000" w:rsidRPr="00000000">
        <w:rPr>
          <w:sz w:val="24"/>
          <w:szCs w:val="24"/>
          <w:rtl w:val="1"/>
        </w:rPr>
        <w:t xml:space="preserve">רשימת מקורות לפי כללי APA:</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84">
      <w:pPr>
        <w:rPr>
          <w:sz w:val="24"/>
          <w:szCs w:val="24"/>
        </w:rPr>
      </w:pPr>
      <w:r w:rsidDel="00000000" w:rsidR="00000000" w:rsidRPr="00000000">
        <w:rPr>
          <w:sz w:val="24"/>
          <w:szCs w:val="24"/>
          <w:rtl w:val="0"/>
        </w:rPr>
        <w:t xml:space="preserve">Microsoft. (2025). Asynchronous programming with async and await. https://learn.microsoft.com/dotnet/csharp/programming-guide/concepts/async/</w:t>
      </w:r>
    </w:p>
    <w:p w:rsidR="00000000" w:rsidDel="00000000" w:rsidP="00000000" w:rsidRDefault="00000000" w:rsidRPr="00000000" ns1:paraId="00000085">
      <w:pPr>
        <w:bidi w:val="1"/>
        <w:rPr>
          <w:sz w:val="24"/>
          <w:szCs w:val="24"/>
        </w:rPr>
      </w:pPr>
      <w:r w:rsidDel="00000000" w:rsidR="00000000" w:rsidRPr="00000000">
        <w:rPr>
          <w:sz w:val="24"/>
          <w:szCs w:val="24"/>
          <w:rtl w:val="1"/>
        </w:rPr>
        <w:t xml:space="preserve">Microsoft. (2025). EF Core documentation. https://learn.microsoft.com/ef/core/</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86">
      <w:pPr>
        <w:bidi w:val="1"/>
        <w:rPr>
          <w:sz w:val="24"/>
          <w:szCs w:val="24"/>
        </w:rPr>
      </w:pPr>
      <w:r w:rsidDel="00000000" w:rsidR="00000000" w:rsidRPr="00000000">
        <w:rPr>
          <w:rtl w:val="0"/>
        </w:rPr>
      </w:r>
    </w:p>
    <w:p w:rsidR="00000000" w:rsidDel="00000000" w:rsidP="00000000" w:rsidRDefault="00000000" w:rsidRPr="00000000" ns1:paraId="00000087">
      <w:pPr>
        <w:bidi w:val="1"/>
        <w:rPr>
          <w:sz w:val="24"/>
          <w:szCs w:val="24"/>
        </w:rPr>
      </w:pPr>
      <w:r w:rsidDel="00000000" w:rsidR="00000000" w:rsidRPr="00000000">
        <w:rPr>
          <w:rtl w:val="0"/>
        </w:rPr>
      </w:r>
    </w:p>
    <w:p w:rsidR="00000000" w:rsidDel="00000000" w:rsidP="00000000" w:rsidRDefault="00000000" w:rsidRPr="00000000" ns1:paraId="00000088">
      <w:pPr>
        <w:bidi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89">
      <w:pPr>
        <w:pStyle w:val="Heading1"/>
        <w:bidi w:val="1"/>
        <w:rPr/>
      </w:pPr>
      <w:bookmarkStart w:colFirst="0" w:colLast="0" w:name="_iud4qikp70d5" w:id="12"/>
      <w:bookmarkEnd w:id="12"/>
      <w:r w:rsidDel="00000000" w:rsidR="00000000" w:rsidRPr="00000000">
        <w:rPr>
          <w:rtl w:val="1"/>
        </w:rPr>
        <w:t xml:space="preserve">נספחים</w:t>
      </w:r>
    </w:p>
    <w:p w:rsidR="00000000" w:rsidDel="00000000" w:rsidP="00000000" w:rsidRDefault="00000000" w:rsidRPr="00000000" ns1:paraId="0000008A">
      <w:pPr>
        <w:bidi w:val="1"/>
        <w:rPr>
          <w:sz w:val="24"/>
          <w:szCs w:val="24"/>
        </w:rPr>
      </w:pPr>
      <w:r w:rsidDel="00000000" w:rsidR="00000000" w:rsidRPr="00000000">
        <w:rPr>
          <w:sz w:val="24"/>
          <w:szCs w:val="24"/>
          <w:rtl w:val="1"/>
        </w:rPr>
        <w:t xml:space="preserve">הסברים טכנולוגיים: בפרויקט נעשה שימוש ב-ASP.NET Core Web API, Entity Framework Core, SQL Server, לקוח Web ולקוח .NET MAUI.</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p>
    <w:p w:rsidR="00000000" w:rsidDel="00000000" w:rsidP="00000000" w:rsidRDefault="00000000" w:rsidRPr="00000000" ns1:paraId="0000008B">
      <w:pPr>
        <w:bidi w:val="1"/>
        <w:rPr>
          <w:sz w:val="24"/>
          <w:szCs w:val="24"/>
        </w:rPr>
      </w:pPr>
      <w:r w:rsidDel="00000000" w:rsidR="00000000" w:rsidRPr="00000000">
        <w:rPr>
          <w:sz w:val="24"/>
          <w:szCs w:val="24"/>
          <w:rtl w:val="1"/>
        </w:rPr>
        <w:t xml:space="preserve">קוד המקור: קוד המחלקות מצורף בנספח לפי שכבות (Models, ViewModels, Services, Controllers) עם הערות תיעוד קצרות.</w:t>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1"/>
        </w:rPr>
        <w:t xml:space="preserve"/>
      </w:r>
      <w:r w:rsidDel="00000000" w:rsidR="00000000" w:rsidRPr="00000000">
        <w:rPr>
          <w:sz w:val="24"/>
          <w:szCs w:val="24"/>
          <w:rtl w:val="0"/>
        </w:rPr>
        <w:t xml:space="preserve"/>
      </w:r>
      <w:r w:rsidDel="00000000" w:rsidR="00000000" w:rsidRPr="00000000">
        <w:rPr>
          <w:sz w:val="24"/>
          <w:szCs w:val="24"/>
          <w:rtl w:val="1"/>
        </w:rPr>
        <w:t xml:space="preserve"/>
      </w:r>
    </w:p>
    <w:p w:rsidR="00000000" w:rsidDel="00000000" w:rsidP="00000000" w:rsidRDefault="00000000" w:rsidRPr="00000000" ns1:paraId="0000008C">
      <w:pPr>
        <w:bidi w:val="1"/>
        <w:rPr>
          <w:sz w:val="24"/>
          <w:szCs w:val="24"/>
        </w:rPr>
      </w:pPr>
      <w:r w:rsidDel="00000000" w:rsidR="00000000" w:rsidRPr="00000000">
        <w:rPr>
          <w:rtl w:val="0"/>
        </w:rPr>
      </w:r>
    </w:p>
    <w:p w:rsidR="00000000" w:rsidDel="00000000" w:rsidP="00000000" w:rsidRDefault="00000000" w:rsidRPr="00000000" ns1:paraId="0000008D">
      <w:pPr>
        <w:bidi w:val="1"/>
        <w:rPr>
          <w:sz w:val="24"/>
          <w:szCs w:val="24"/>
        </w:rPr>
      </w:pPr>
      <w:r w:rsidDel="00000000" w:rsidR="00000000" w:rsidRPr="00000000">
        <w:rPr>
          <w:rtl w:val="0"/>
        </w:rPr>
      </w:r>
    </w:p>
    <w:sectPr>
      <w:headerReference ns5:id="rId8" w:type="default"/>
      <w:footerReference ns5:id="rId9" w:type="default"/>
      <w:footerReference ns5:id="rId10" w:type="first"/>
      <w:pgSz w:h="16834" w:w="11909" w:orient="portrait"/>
      <w:pgMar w:bottom="1440" w:top="1440" w:left="1440" w:right="1440" w:header="453.543307086614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bidi w:val="1"/>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widowControl w:val="0"/>
      <w:bidi w:val="1"/>
      <w:spacing w:after="120" w:before="120" w:line="275.9999942779541" w:lineRule="auto"/>
      <w:ind w:right="-277.7952755905511"/>
      <w:jc w:val="center"/>
      <w:rPr/>
    </w:pP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שם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התלמיד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ושם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הפרויקט</w:t>
    </w:r>
    <w:ins w:author="gadih Herman" w:id="2" w:date="2026-03-16T09:42:46Z">
      <w:r w:rsidDel="00000000" w:rsidR="00000000" w:rsidRPr="00000000">
        <w:rPr>
          <w:rtl w:val="0"/>
        </w:rPr>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חסר</w:t>
      </w:r>
      <w:r w:rsidDel="00000000" w:rsidR="00000000" w:rsidRPr="00000000">
        <w:rPr>
          <w:rFonts w:ascii="Google Sans" w:cs="Google Sans" w:eastAsia="Google Sans" w:hAnsi="Google Sans"/>
          <w:color w:val="1f1f1f"/>
          <w:rtl w:val="1"/>
        </w:rPr>
        <w:t xml:space="preserve"> !!!</w:t>
      </w:r>
    </w:ins>
    <w:r w:rsidDel="00000000" w:rsidR="00000000" w:rsidRPr="00000000">
      <w:rPr>
        <w:rFonts w:ascii="Google Sans" w:cs="Google Sans" w:eastAsia="Google Sans" w:hAnsi="Google Sans"/>
        <w:color w:val="1f1f1f"/>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bidi w:val="1"/>
        <w:spacing w:after="16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bidi w:val="1"/>
      <w:spacing w:after="160" w:before="400" w:line="259" w:lineRule="auto"/>
    </w:pPr>
    <w:rPr>
      <w:b w:val="1"/>
      <w:bCs w:val="1"/>
      <w:sz w:val="40"/>
      <w:szCs w:val="40"/>
    </w:rPr>
  </w:style>
  <w:style w:type="paragraph" w:styleId="Heading2">
    <w:name w:val="heading 2"/>
    <w:basedOn w:val="Normal"/>
    <w:next w:val="Normal"/>
    <w:pPr>
      <w:keepNext w:val="1"/>
      <w:keepLines w:val="1"/>
      <w:pageBreakBefore w:val="0"/>
      <w:bidi w:val="1"/>
      <w:spacing w:after="160" w:before="360" w:line="24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